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A9D4" w14:textId="77777777" w:rsidR="00B71A43" w:rsidRPr="00B71A43" w:rsidRDefault="00B71A43" w:rsidP="00B71A43">
      <w:pPr>
        <w:spacing w:before="100" w:beforeAutospacing="1" w:after="100" w:afterAutospacing="1" w:line="240" w:lineRule="auto"/>
        <w:rPr>
          <w:rFonts w:eastAsia="Times New Roman" w:cstheme="minorHAnsi"/>
          <w:sz w:val="24"/>
          <w:szCs w:val="24"/>
          <w:lang w:eastAsia="es-CL"/>
        </w:rPr>
      </w:pPr>
      <w:r w:rsidRPr="00B71A43">
        <w:rPr>
          <w:rFonts w:eastAsia="Times New Roman" w:cstheme="minorHAnsi"/>
          <w:b/>
          <w:bCs/>
          <w:kern w:val="36"/>
          <w:sz w:val="24"/>
          <w:szCs w:val="24"/>
          <w:lang w:eastAsia="es-CL"/>
        </w:rPr>
        <w:t>TÉRMINOS DE REFERENCIA</w:t>
      </w:r>
      <w:r>
        <w:rPr>
          <w:rFonts w:eastAsia="Times New Roman" w:cstheme="minorHAnsi"/>
          <w:b/>
          <w:bCs/>
          <w:kern w:val="36"/>
          <w:sz w:val="24"/>
          <w:szCs w:val="24"/>
          <w:lang w:eastAsia="es-CL"/>
        </w:rPr>
        <w:br/>
      </w:r>
      <w:r w:rsidRPr="00B71A43">
        <w:rPr>
          <w:rFonts w:eastAsia="Times New Roman" w:cstheme="minorHAnsi"/>
          <w:b/>
          <w:bCs/>
          <w:sz w:val="24"/>
          <w:szCs w:val="24"/>
          <w:lang w:eastAsia="es-CL"/>
        </w:rPr>
        <w:t>Impacto del perfeccionamiento docente en el aprendizaje del estudiantado en el marco del PEI y criterios CNA</w:t>
      </w:r>
    </w:p>
    <w:p w14:paraId="491ADE8A" w14:textId="77777777" w:rsidR="00B71A43" w:rsidRDefault="00792CDF" w:rsidP="00B71A43">
      <w:pPr>
        <w:spacing w:before="100" w:beforeAutospacing="1" w:after="100" w:afterAutospacing="1" w:line="240" w:lineRule="auto"/>
        <w:outlineLvl w:val="0"/>
        <w:rPr>
          <w:rFonts w:eastAsia="Times New Roman" w:cstheme="minorHAnsi"/>
          <w:b/>
          <w:bCs/>
          <w:kern w:val="36"/>
          <w:sz w:val="24"/>
          <w:szCs w:val="24"/>
          <w:lang w:eastAsia="es-CL"/>
        </w:rPr>
      </w:pPr>
      <w:r>
        <w:rPr>
          <w:rFonts w:eastAsia="Times New Roman" w:cstheme="minorHAnsi"/>
          <w:b/>
          <w:bCs/>
          <w:kern w:val="36"/>
          <w:sz w:val="24"/>
          <w:szCs w:val="24"/>
          <w:lang w:eastAsia="es-CL"/>
        </w:rPr>
        <w:t>Vicerrectoría Académica</w:t>
      </w:r>
      <w:r>
        <w:rPr>
          <w:rFonts w:eastAsia="Times New Roman" w:cstheme="minorHAnsi"/>
          <w:b/>
          <w:bCs/>
          <w:kern w:val="36"/>
          <w:sz w:val="24"/>
          <w:szCs w:val="24"/>
          <w:lang w:eastAsia="es-CL"/>
        </w:rPr>
        <w:br/>
      </w:r>
      <w:r w:rsidR="00B71A43">
        <w:rPr>
          <w:rFonts w:eastAsia="Times New Roman" w:cstheme="minorHAnsi"/>
          <w:b/>
          <w:bCs/>
          <w:kern w:val="36"/>
          <w:sz w:val="24"/>
          <w:szCs w:val="24"/>
          <w:lang w:eastAsia="es-CL"/>
        </w:rPr>
        <w:t>Dirección de Desarrollo Académico</w:t>
      </w:r>
      <w:r w:rsidR="00B71A43">
        <w:rPr>
          <w:rFonts w:eastAsia="Times New Roman" w:cstheme="minorHAnsi"/>
          <w:b/>
          <w:bCs/>
          <w:kern w:val="36"/>
          <w:sz w:val="24"/>
          <w:szCs w:val="24"/>
          <w:lang w:eastAsia="es-CL"/>
        </w:rPr>
        <w:br/>
        <w:t>Sub</w:t>
      </w:r>
      <w:r>
        <w:rPr>
          <w:rFonts w:eastAsia="Times New Roman" w:cstheme="minorHAnsi"/>
          <w:b/>
          <w:bCs/>
          <w:kern w:val="36"/>
          <w:sz w:val="24"/>
          <w:szCs w:val="24"/>
          <w:lang w:eastAsia="es-CL"/>
        </w:rPr>
        <w:t>Dirección de Enseñanza Aprendizaje</w:t>
      </w:r>
      <w:r w:rsidR="00B71A43">
        <w:rPr>
          <w:rFonts w:eastAsia="Times New Roman" w:cstheme="minorHAnsi"/>
          <w:b/>
          <w:bCs/>
          <w:kern w:val="36"/>
          <w:sz w:val="24"/>
          <w:szCs w:val="24"/>
          <w:lang w:eastAsia="es-CL"/>
        </w:rPr>
        <w:t>/U</w:t>
      </w:r>
      <w:r>
        <w:rPr>
          <w:rFonts w:eastAsia="Times New Roman" w:cstheme="minorHAnsi"/>
          <w:b/>
          <w:bCs/>
          <w:kern w:val="36"/>
          <w:sz w:val="24"/>
          <w:szCs w:val="24"/>
          <w:lang w:eastAsia="es-CL"/>
        </w:rPr>
        <w:t>nidad de Desarrollo Docente</w:t>
      </w:r>
      <w:r w:rsidR="00B71A43">
        <w:rPr>
          <w:rFonts w:eastAsia="Times New Roman" w:cstheme="minorHAnsi"/>
          <w:b/>
          <w:bCs/>
          <w:kern w:val="36"/>
          <w:sz w:val="24"/>
          <w:szCs w:val="24"/>
          <w:lang w:eastAsia="es-CL"/>
        </w:rPr>
        <w:br/>
        <w:t>24 de marzo, 2026</w:t>
      </w:r>
      <w:r w:rsidR="00B71A43">
        <w:rPr>
          <w:rFonts w:eastAsia="Times New Roman" w:cstheme="minorHAnsi"/>
          <w:b/>
          <w:bCs/>
          <w:kern w:val="36"/>
          <w:sz w:val="24"/>
          <w:szCs w:val="24"/>
          <w:lang w:eastAsia="es-CL"/>
        </w:rPr>
        <w:br/>
        <w:t>__________________________________________________________________</w:t>
      </w:r>
    </w:p>
    <w:p w14:paraId="26D83AA3" w14:textId="77777777" w:rsidR="00B71A43" w:rsidRPr="00B71A43" w:rsidRDefault="00B71A43" w:rsidP="00B71A43">
      <w:pPr>
        <w:spacing w:before="100" w:beforeAutospacing="1" w:after="100" w:afterAutospacing="1" w:line="240" w:lineRule="auto"/>
        <w:jc w:val="both"/>
        <w:outlineLvl w:val="1"/>
        <w:rPr>
          <w:rFonts w:eastAsia="Times New Roman" w:cstheme="minorHAnsi"/>
          <w:b/>
          <w:bCs/>
          <w:sz w:val="24"/>
          <w:szCs w:val="24"/>
          <w:lang w:eastAsia="es-CL"/>
        </w:rPr>
      </w:pPr>
      <w:r>
        <w:rPr>
          <w:rFonts w:eastAsia="Times New Roman" w:cstheme="minorHAnsi"/>
          <w:b/>
          <w:bCs/>
          <w:sz w:val="24"/>
          <w:szCs w:val="24"/>
          <w:lang w:eastAsia="es-CL"/>
        </w:rPr>
        <w:t>1</w:t>
      </w:r>
      <w:r w:rsidRPr="00B71A43">
        <w:rPr>
          <w:rFonts w:eastAsia="Times New Roman" w:cstheme="minorHAnsi"/>
          <w:b/>
          <w:bCs/>
          <w:sz w:val="24"/>
          <w:szCs w:val="24"/>
          <w:lang w:eastAsia="es-CL"/>
        </w:rPr>
        <w:t>. Antecedentes y justificación</w:t>
      </w:r>
    </w:p>
    <w:p w14:paraId="504E4546"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En el contexto de la implementación del Proyecto Educativo Institucional (PEI) de la Universidad Central, el fortalecimiento del cuerpo académico constituye una condición clave para asegurar procesos formativos de calidad, centrados en el aprendizaje del estudiantado.</w:t>
      </w:r>
    </w:p>
    <w:p w14:paraId="65C461E6"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El PEI promueve una docencia transformadora, basada en competencias, con foco en la formación integral, la inclusión</w:t>
      </w:r>
      <w:r w:rsidR="00B011A6">
        <w:rPr>
          <w:rFonts w:eastAsia="Times New Roman" w:cstheme="minorHAnsi"/>
          <w:sz w:val="24"/>
          <w:szCs w:val="24"/>
          <w:lang w:eastAsia="es-CL"/>
        </w:rPr>
        <w:t xml:space="preserve"> y género</w:t>
      </w:r>
      <w:r w:rsidRPr="00B71A43">
        <w:rPr>
          <w:rFonts w:eastAsia="Times New Roman" w:cstheme="minorHAnsi"/>
          <w:sz w:val="24"/>
          <w:szCs w:val="24"/>
          <w:lang w:eastAsia="es-CL"/>
        </w:rPr>
        <w:t>, la interdisciplina y el compromiso con el entorno. En este marco, el perfeccionamiento docente no es un fin en sí mismo, sino un medio para mejorar efectivamente los aprendizajes, la progresión estudiantil y la calidad de la experiencia formativa.</w:t>
      </w:r>
    </w:p>
    <w:p w14:paraId="39EC9BBB"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Asimismo, la Comisión Nacional de Acreditación (CNA), en el </w:t>
      </w:r>
      <w:r w:rsidRPr="00B71A43">
        <w:rPr>
          <w:rFonts w:eastAsia="Times New Roman" w:cstheme="minorHAnsi"/>
          <w:b/>
          <w:bCs/>
          <w:sz w:val="24"/>
          <w:szCs w:val="24"/>
          <w:lang w:eastAsia="es-CL"/>
        </w:rPr>
        <w:t xml:space="preserve">Criterio </w:t>
      </w:r>
      <w:r w:rsidR="00602E94">
        <w:rPr>
          <w:rFonts w:eastAsia="Times New Roman" w:cstheme="minorHAnsi"/>
          <w:b/>
          <w:bCs/>
          <w:sz w:val="24"/>
          <w:szCs w:val="24"/>
          <w:lang w:eastAsia="es-CL"/>
        </w:rPr>
        <w:t xml:space="preserve">3 y </w:t>
      </w:r>
      <w:r w:rsidRPr="00B71A43">
        <w:rPr>
          <w:rFonts w:eastAsia="Times New Roman" w:cstheme="minorHAnsi"/>
          <w:b/>
          <w:bCs/>
          <w:sz w:val="24"/>
          <w:szCs w:val="24"/>
          <w:lang w:eastAsia="es-CL"/>
        </w:rPr>
        <w:t>4 de la Dimensión 1 (Docencia y Resultados del Proceso Formativo)</w:t>
      </w:r>
      <w:r w:rsidRPr="00B71A43">
        <w:rPr>
          <w:rFonts w:eastAsia="Times New Roman" w:cstheme="minorHAnsi"/>
          <w:sz w:val="24"/>
          <w:szCs w:val="24"/>
          <w:lang w:eastAsia="es-CL"/>
        </w:rPr>
        <w:t>, enfatiza la necesidad de que las instituciones cuenten con mecanismos sistemáticos para el desarrollo, evaluación y mejoramiento del cuerpo académico, evidenciando su impacto en los resultados del proceso formativo.</w:t>
      </w:r>
    </w:p>
    <w:p w14:paraId="451F3358"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En este contexto, la presente consultoría busca generar evidencia integrada que permita comprender y fortalecer la relación entre perfeccionamiento docente y aprendizaje del estudiantado, como base para la toma de decisiones institucionales y el aseguramiento de la calidad.</w:t>
      </w:r>
    </w:p>
    <w:p w14:paraId="59018BB6" w14:textId="77777777" w:rsidR="00B71A43" w:rsidRPr="00B71A43" w:rsidRDefault="00B71A43" w:rsidP="00B71A43">
      <w:pPr>
        <w:spacing w:before="100" w:beforeAutospacing="1" w:after="100" w:afterAutospacing="1" w:line="240" w:lineRule="auto"/>
        <w:jc w:val="both"/>
        <w:outlineLvl w:val="1"/>
        <w:rPr>
          <w:rFonts w:eastAsia="Times New Roman" w:cstheme="minorHAnsi"/>
          <w:b/>
          <w:bCs/>
          <w:sz w:val="24"/>
          <w:szCs w:val="24"/>
          <w:lang w:eastAsia="es-CL"/>
        </w:rPr>
      </w:pPr>
      <w:r w:rsidRPr="00B71A43">
        <w:rPr>
          <w:rFonts w:eastAsia="Times New Roman" w:cstheme="minorHAnsi"/>
          <w:b/>
          <w:bCs/>
          <w:sz w:val="24"/>
          <w:szCs w:val="24"/>
          <w:lang w:eastAsia="es-CL"/>
        </w:rPr>
        <w:t>2. Objetivo general</w:t>
      </w:r>
    </w:p>
    <w:p w14:paraId="2B59AFAB" w14:textId="77777777" w:rsid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Evaluar el impacto del perfeccionamiento docente en el aprendizaje del estudiantado</w:t>
      </w:r>
      <w:r w:rsidR="00602E94">
        <w:rPr>
          <w:rFonts w:eastAsia="Times New Roman" w:cstheme="minorHAnsi"/>
          <w:sz w:val="24"/>
          <w:szCs w:val="24"/>
          <w:lang w:eastAsia="es-CL"/>
        </w:rPr>
        <w:t xml:space="preserve"> </w:t>
      </w:r>
      <w:r w:rsidRPr="00B71A43">
        <w:rPr>
          <w:rFonts w:eastAsia="Times New Roman" w:cstheme="minorHAnsi"/>
          <w:sz w:val="24"/>
          <w:szCs w:val="24"/>
          <w:lang w:eastAsia="es-CL"/>
        </w:rPr>
        <w:t>con el fin de fortalecer su alineamiento con el PEI y los criterios de acreditación CNA.</w:t>
      </w:r>
    </w:p>
    <w:p w14:paraId="2AB4F1D6" w14:textId="77777777" w:rsidR="00D81F93" w:rsidRDefault="00D81F93">
      <w:pPr>
        <w:rPr>
          <w:rFonts w:eastAsia="Times New Roman" w:cstheme="minorHAnsi"/>
          <w:b/>
          <w:bCs/>
          <w:sz w:val="24"/>
          <w:szCs w:val="24"/>
          <w:lang w:eastAsia="es-CL"/>
        </w:rPr>
      </w:pPr>
      <w:r>
        <w:rPr>
          <w:rFonts w:eastAsia="Times New Roman" w:cstheme="minorHAnsi"/>
          <w:b/>
          <w:bCs/>
          <w:sz w:val="24"/>
          <w:szCs w:val="24"/>
          <w:lang w:eastAsia="es-CL"/>
        </w:rPr>
        <w:br w:type="page"/>
      </w:r>
    </w:p>
    <w:p w14:paraId="7AAE79DA" w14:textId="77777777" w:rsidR="00B71A43" w:rsidRPr="00B71A43" w:rsidRDefault="00B71A43" w:rsidP="00B71A43">
      <w:pPr>
        <w:spacing w:before="100" w:beforeAutospacing="1" w:after="100" w:afterAutospacing="1" w:line="240" w:lineRule="auto"/>
        <w:jc w:val="both"/>
        <w:outlineLvl w:val="1"/>
        <w:rPr>
          <w:rFonts w:eastAsia="Times New Roman" w:cstheme="minorHAnsi"/>
          <w:b/>
          <w:bCs/>
          <w:sz w:val="24"/>
          <w:szCs w:val="24"/>
          <w:lang w:eastAsia="es-CL"/>
        </w:rPr>
      </w:pPr>
      <w:r w:rsidRPr="00B71A43">
        <w:rPr>
          <w:rFonts w:eastAsia="Times New Roman" w:cstheme="minorHAnsi"/>
          <w:b/>
          <w:bCs/>
          <w:sz w:val="24"/>
          <w:szCs w:val="24"/>
          <w:lang w:eastAsia="es-CL"/>
        </w:rPr>
        <w:lastRenderedPageBreak/>
        <w:t>3. Objetivos específicos / Productos</w:t>
      </w:r>
    </w:p>
    <w:p w14:paraId="12859B9B" w14:textId="77777777" w:rsidR="00B71A43" w:rsidRPr="00B71A43" w:rsidRDefault="00B71A43" w:rsidP="00B71A43">
      <w:pPr>
        <w:spacing w:before="100" w:beforeAutospacing="1" w:after="100" w:afterAutospacing="1" w:line="240" w:lineRule="auto"/>
        <w:jc w:val="both"/>
        <w:outlineLvl w:val="2"/>
        <w:rPr>
          <w:rFonts w:eastAsia="Times New Roman" w:cstheme="minorHAnsi"/>
          <w:b/>
          <w:bCs/>
          <w:sz w:val="24"/>
          <w:szCs w:val="24"/>
          <w:lang w:eastAsia="es-CL"/>
        </w:rPr>
      </w:pPr>
      <w:commentRangeStart w:id="0"/>
      <w:r w:rsidRPr="00B71A43">
        <w:rPr>
          <w:rFonts w:eastAsia="Times New Roman" w:cstheme="minorHAnsi"/>
          <w:b/>
          <w:bCs/>
          <w:sz w:val="24"/>
          <w:szCs w:val="24"/>
          <w:lang w:eastAsia="es-CL"/>
        </w:rPr>
        <w:t xml:space="preserve">Producto 1: </w:t>
      </w:r>
      <w:commentRangeEnd w:id="0"/>
      <w:r w:rsidR="00807B9D" w:rsidRPr="00B71A43">
        <w:rPr>
          <w:rStyle w:val="Refdecomentario"/>
          <w:rFonts w:eastAsia="Times New Roman" w:cstheme="minorHAnsi"/>
          <w:b/>
          <w:bCs/>
          <w:sz w:val="24"/>
          <w:szCs w:val="24"/>
          <w:lang w:eastAsia="es-CL"/>
        </w:rPr>
        <w:commentReference w:id="0"/>
      </w:r>
      <w:r w:rsidRPr="00B71A43">
        <w:rPr>
          <w:rFonts w:eastAsia="Times New Roman" w:cstheme="minorHAnsi"/>
          <w:b/>
          <w:bCs/>
          <w:sz w:val="24"/>
          <w:szCs w:val="24"/>
          <w:lang w:eastAsia="es-CL"/>
        </w:rPr>
        <w:t>Caracterización del cuerpo académico de planta</w:t>
      </w:r>
    </w:p>
    <w:p w14:paraId="2AAF4314"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Analizar el carácter del cuerpo académico de planta</w:t>
      </w:r>
      <w:r w:rsidR="006419DE">
        <w:rPr>
          <w:rFonts w:eastAsia="Times New Roman" w:cstheme="minorHAnsi"/>
          <w:sz w:val="24"/>
          <w:szCs w:val="24"/>
          <w:lang w:eastAsia="es-CL"/>
        </w:rPr>
        <w:t xml:space="preserve"> 2026-01</w:t>
      </w:r>
      <w:r w:rsidRPr="00B71A43">
        <w:rPr>
          <w:rFonts w:eastAsia="Times New Roman" w:cstheme="minorHAnsi"/>
          <w:sz w:val="24"/>
          <w:szCs w:val="24"/>
          <w:lang w:eastAsia="es-CL"/>
        </w:rPr>
        <w:t xml:space="preserve"> de la institución, considerando variables que permitan comprender su perfil, trayectoria y condiciones de desempeño, tales como:</w:t>
      </w:r>
    </w:p>
    <w:p w14:paraId="20AD31D5" w14:textId="77777777" w:rsidR="00B71A43" w:rsidRPr="00B71A43" w:rsidRDefault="00B71A43" w:rsidP="00B71A43">
      <w:pPr>
        <w:numPr>
          <w:ilvl w:val="0"/>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Perfil sociodemográfico: edad, género </w:t>
      </w:r>
    </w:p>
    <w:p w14:paraId="2F5D6A82" w14:textId="77777777" w:rsidR="00B71A43" w:rsidRPr="00B71A43" w:rsidRDefault="00B71A43" w:rsidP="00B71A43">
      <w:pPr>
        <w:numPr>
          <w:ilvl w:val="0"/>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Adscripción académica: facultad/unidad </w:t>
      </w:r>
    </w:p>
    <w:p w14:paraId="2DCBC48F" w14:textId="77777777" w:rsidR="00B71A43" w:rsidRPr="00B71A43" w:rsidRDefault="00B71A43" w:rsidP="00B71A43">
      <w:pPr>
        <w:numPr>
          <w:ilvl w:val="0"/>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Trayectoria académica: antigüedad institucional, grado académico, jerarquía académica, años en cada categoría </w:t>
      </w:r>
    </w:p>
    <w:p w14:paraId="7D4078CA" w14:textId="77777777" w:rsidR="00B71A43" w:rsidRPr="00B71A43" w:rsidRDefault="00B71A43" w:rsidP="00B71A43">
      <w:pPr>
        <w:numPr>
          <w:ilvl w:val="0"/>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Distribución de la carga académica: docencia, gestión, investigación, innovación y vinculación con el medio </w:t>
      </w:r>
    </w:p>
    <w:p w14:paraId="2D66CB3B" w14:textId="77777777" w:rsidR="00B71A43" w:rsidRPr="00B71A43" w:rsidRDefault="00B71A43" w:rsidP="00B71A43">
      <w:pPr>
        <w:numPr>
          <w:ilvl w:val="0"/>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Desempeño docente: </w:t>
      </w:r>
    </w:p>
    <w:p w14:paraId="5B8F54FF" w14:textId="77777777" w:rsidR="00B71A43" w:rsidRPr="00B71A43" w:rsidRDefault="00B71A43" w:rsidP="00B71A43">
      <w:pPr>
        <w:numPr>
          <w:ilvl w:val="1"/>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Evaluación docente </w:t>
      </w:r>
    </w:p>
    <w:p w14:paraId="24BCAE2E" w14:textId="77777777" w:rsidR="00B71A43" w:rsidRPr="00B71A43" w:rsidRDefault="00B71A43" w:rsidP="00B71A43">
      <w:pPr>
        <w:numPr>
          <w:ilvl w:val="1"/>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Porcentajes de aprobación/reprobación de asignaturas </w:t>
      </w:r>
    </w:p>
    <w:p w14:paraId="7572D1A1" w14:textId="77777777" w:rsidR="00B71A43" w:rsidRPr="00B71A43" w:rsidRDefault="00B71A43" w:rsidP="00B71A43">
      <w:pPr>
        <w:numPr>
          <w:ilvl w:val="0"/>
          <w:numId w:val="1"/>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Otras variables relevantes (tipo de jornada, participación institucional, formación pedagógica, entre otras) </w:t>
      </w:r>
    </w:p>
    <w:p w14:paraId="50E11329" w14:textId="77777777" w:rsidR="00D81F93" w:rsidRDefault="00B71A43" w:rsidP="00B71A43">
      <w:pPr>
        <w:spacing w:before="100" w:beforeAutospacing="1" w:after="100" w:afterAutospacing="1" w:line="240" w:lineRule="auto"/>
        <w:rPr>
          <w:rFonts w:eastAsia="Times New Roman" w:cstheme="minorHAnsi"/>
          <w:sz w:val="24"/>
          <w:szCs w:val="24"/>
          <w:lang w:eastAsia="es-CL"/>
        </w:rPr>
      </w:pPr>
      <w:r w:rsidRPr="00B71A43">
        <w:rPr>
          <w:rFonts w:eastAsia="Times New Roman" w:cstheme="minorHAnsi"/>
          <w:b/>
          <w:bCs/>
          <w:sz w:val="24"/>
          <w:szCs w:val="24"/>
          <w:lang w:eastAsia="es-CL"/>
        </w:rPr>
        <w:t>Resultado esperado:</w:t>
      </w:r>
      <w:r w:rsidRPr="00B71A43">
        <w:rPr>
          <w:rFonts w:eastAsia="Times New Roman" w:cstheme="minorHAnsi"/>
          <w:sz w:val="24"/>
          <w:szCs w:val="24"/>
          <w:lang w:eastAsia="es-CL"/>
        </w:rPr>
        <w:br/>
        <w:t xml:space="preserve">Informe que identifique tipologías de académicos, patrones institucionales y brechas relevantes para comprender las condiciones en que se desarrolla </w:t>
      </w:r>
      <w:r w:rsidR="00602E94">
        <w:rPr>
          <w:rFonts w:eastAsia="Times New Roman" w:cstheme="minorHAnsi"/>
          <w:sz w:val="24"/>
          <w:szCs w:val="24"/>
          <w:lang w:eastAsia="es-CL"/>
        </w:rPr>
        <w:t>el trabajo académico</w:t>
      </w:r>
      <w:r w:rsidRPr="00B71A43">
        <w:rPr>
          <w:rFonts w:eastAsia="Times New Roman" w:cstheme="minorHAnsi"/>
          <w:sz w:val="24"/>
          <w:szCs w:val="24"/>
          <w:lang w:eastAsia="es-CL"/>
        </w:rPr>
        <w:t>.</w:t>
      </w:r>
    </w:p>
    <w:p w14:paraId="65A8E788" w14:textId="77777777" w:rsidR="00D81F93" w:rsidRPr="00D81F93" w:rsidRDefault="00D81F93" w:rsidP="00B71A43">
      <w:pPr>
        <w:spacing w:before="100" w:beforeAutospacing="1" w:after="100" w:afterAutospacing="1" w:line="240" w:lineRule="auto"/>
        <w:rPr>
          <w:rFonts w:eastAsia="Times New Roman" w:cstheme="minorHAnsi"/>
          <w:b/>
          <w:sz w:val="24"/>
          <w:szCs w:val="24"/>
          <w:lang w:eastAsia="es-CL"/>
        </w:rPr>
      </w:pPr>
      <w:r w:rsidRPr="00D81F93">
        <w:rPr>
          <w:rFonts w:eastAsia="Times New Roman" w:cstheme="minorHAnsi"/>
          <w:b/>
          <w:sz w:val="24"/>
          <w:szCs w:val="24"/>
          <w:lang w:eastAsia="es-CL"/>
        </w:rPr>
        <w:t>Monto</w:t>
      </w:r>
      <w:r>
        <w:rPr>
          <w:rFonts w:eastAsia="Times New Roman" w:cstheme="minorHAnsi"/>
          <w:b/>
          <w:sz w:val="24"/>
          <w:szCs w:val="24"/>
          <w:lang w:eastAsia="es-CL"/>
        </w:rPr>
        <w:t>: $2.000.000</w:t>
      </w:r>
      <w:r w:rsidRPr="00D81F93">
        <w:rPr>
          <w:rFonts w:eastAsia="Times New Roman" w:cstheme="minorHAnsi"/>
          <w:b/>
          <w:sz w:val="24"/>
          <w:szCs w:val="24"/>
          <w:lang w:eastAsia="es-CL"/>
        </w:rPr>
        <w:t xml:space="preserve"> </w:t>
      </w:r>
    </w:p>
    <w:p w14:paraId="1BC72BDE" w14:textId="77777777" w:rsidR="00B71A43" w:rsidRPr="00B71A43" w:rsidRDefault="00B71A43" w:rsidP="00B71A43">
      <w:pPr>
        <w:spacing w:before="100" w:beforeAutospacing="1" w:after="100" w:afterAutospacing="1" w:line="240" w:lineRule="auto"/>
        <w:jc w:val="both"/>
        <w:outlineLvl w:val="2"/>
        <w:rPr>
          <w:rFonts w:eastAsia="Times New Roman" w:cstheme="minorHAnsi"/>
          <w:b/>
          <w:bCs/>
          <w:sz w:val="24"/>
          <w:szCs w:val="24"/>
          <w:lang w:eastAsia="es-CL"/>
        </w:rPr>
      </w:pPr>
      <w:commentRangeStart w:id="1"/>
      <w:r w:rsidRPr="00B71A43">
        <w:rPr>
          <w:rFonts w:eastAsia="Times New Roman" w:cstheme="minorHAnsi"/>
          <w:b/>
          <w:bCs/>
          <w:sz w:val="24"/>
          <w:szCs w:val="24"/>
          <w:lang w:eastAsia="es-CL"/>
        </w:rPr>
        <w:t xml:space="preserve">Producto 2: </w:t>
      </w:r>
      <w:commentRangeEnd w:id="1"/>
      <w:r w:rsidR="00807B9D" w:rsidRPr="00B71A43">
        <w:rPr>
          <w:rStyle w:val="Refdecomentario"/>
          <w:rFonts w:eastAsia="Times New Roman" w:cstheme="minorHAnsi"/>
          <w:b/>
          <w:bCs/>
          <w:sz w:val="24"/>
          <w:szCs w:val="24"/>
          <w:lang w:eastAsia="es-CL"/>
        </w:rPr>
        <w:commentReference w:id="1"/>
      </w:r>
      <w:r w:rsidRPr="00B71A43">
        <w:rPr>
          <w:rFonts w:eastAsia="Times New Roman" w:cstheme="minorHAnsi"/>
          <w:b/>
          <w:bCs/>
          <w:sz w:val="24"/>
          <w:szCs w:val="24"/>
          <w:lang w:eastAsia="es-CL"/>
        </w:rPr>
        <w:t>Análisis de la participación en el perfeccionamiento docente</w:t>
      </w:r>
    </w:p>
    <w:p w14:paraId="42EAA6DC" w14:textId="77777777" w:rsidR="00B71A43" w:rsidRPr="00B71A43" w:rsidRDefault="00B71A43" w:rsidP="00B011A6">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Analizar la participación del cuerpo académico en el Plan de Formación, Innovación e Investigación en Docencia y otras instancias de perfeccionamiento continuo ofrecidas por la universidad, considerando:</w:t>
      </w:r>
    </w:p>
    <w:p w14:paraId="3F101D24" w14:textId="77777777" w:rsidR="00B71A43" w:rsidRPr="00B71A43" w:rsidRDefault="00B71A43" w:rsidP="00B71A43">
      <w:pPr>
        <w:numPr>
          <w:ilvl w:val="0"/>
          <w:numId w:val="2"/>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Perfil de los académicos que participan </w:t>
      </w:r>
    </w:p>
    <w:p w14:paraId="683AB209" w14:textId="77777777" w:rsidR="00B71A43" w:rsidRPr="00B71A43" w:rsidRDefault="00B71A43" w:rsidP="00B71A43">
      <w:pPr>
        <w:numPr>
          <w:ilvl w:val="0"/>
          <w:numId w:val="2"/>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Tipos de instancias de perfeccionamiento </w:t>
      </w:r>
      <w:r w:rsidR="00B011A6">
        <w:rPr>
          <w:rFonts w:eastAsia="Times New Roman" w:cstheme="minorHAnsi"/>
          <w:sz w:val="24"/>
          <w:szCs w:val="24"/>
          <w:lang w:eastAsia="es-CL"/>
        </w:rPr>
        <w:t>de UDD, OFEM, VcM, DTDE, VRIIP</w:t>
      </w:r>
    </w:p>
    <w:p w14:paraId="2ECCF9CF" w14:textId="77777777" w:rsidR="00B71A43" w:rsidRPr="00B71A43" w:rsidRDefault="00B71A43" w:rsidP="00B71A43">
      <w:pPr>
        <w:numPr>
          <w:ilvl w:val="0"/>
          <w:numId w:val="2"/>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Cobertura y distribución por facultades y jerarquías </w:t>
      </w:r>
    </w:p>
    <w:p w14:paraId="08983B51" w14:textId="77777777" w:rsidR="00B71A43" w:rsidRPr="00B71A43" w:rsidRDefault="00B71A43" w:rsidP="00B71A43">
      <w:pPr>
        <w:numPr>
          <w:ilvl w:val="0"/>
          <w:numId w:val="2"/>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Identificación de patrones de acceso y posibles brechas </w:t>
      </w:r>
    </w:p>
    <w:p w14:paraId="53283FFB" w14:textId="77777777" w:rsidR="00B71A43" w:rsidRDefault="00B71A43" w:rsidP="00B71A43">
      <w:pPr>
        <w:spacing w:before="100" w:beforeAutospacing="1" w:after="100" w:afterAutospacing="1" w:line="240" w:lineRule="auto"/>
        <w:rPr>
          <w:rFonts w:eastAsia="Times New Roman" w:cstheme="minorHAnsi"/>
          <w:sz w:val="24"/>
          <w:szCs w:val="24"/>
          <w:lang w:eastAsia="es-CL"/>
        </w:rPr>
      </w:pPr>
      <w:r w:rsidRPr="00B71A43">
        <w:rPr>
          <w:rFonts w:eastAsia="Times New Roman" w:cstheme="minorHAnsi"/>
          <w:b/>
          <w:bCs/>
          <w:sz w:val="24"/>
          <w:szCs w:val="24"/>
          <w:lang w:eastAsia="es-CL"/>
        </w:rPr>
        <w:t>Resultado esperado:</w:t>
      </w:r>
      <w:r w:rsidRPr="00B71A43">
        <w:rPr>
          <w:rFonts w:eastAsia="Times New Roman" w:cstheme="minorHAnsi"/>
          <w:sz w:val="24"/>
          <w:szCs w:val="24"/>
          <w:lang w:eastAsia="es-CL"/>
        </w:rPr>
        <w:br/>
        <w:t>Informe que permita comprender quiénes se perfeccionan, en qué ámbitos y con qué niveles de cobertura, identificando oportunidades de mejora en la política institucional de desarrollo académico.</w:t>
      </w:r>
    </w:p>
    <w:p w14:paraId="4A2B6ACE" w14:textId="77777777" w:rsidR="00D81F93" w:rsidRPr="00D81F93" w:rsidRDefault="00D81F93" w:rsidP="00D81F93">
      <w:pPr>
        <w:spacing w:before="100" w:beforeAutospacing="1" w:after="100" w:afterAutospacing="1" w:line="240" w:lineRule="auto"/>
        <w:rPr>
          <w:rFonts w:eastAsia="Times New Roman" w:cstheme="minorHAnsi"/>
          <w:b/>
          <w:sz w:val="24"/>
          <w:szCs w:val="24"/>
          <w:lang w:eastAsia="es-CL"/>
        </w:rPr>
      </w:pPr>
      <w:r w:rsidRPr="00D81F93">
        <w:rPr>
          <w:rFonts w:eastAsia="Times New Roman" w:cstheme="minorHAnsi"/>
          <w:b/>
          <w:sz w:val="24"/>
          <w:szCs w:val="24"/>
          <w:lang w:eastAsia="es-CL"/>
        </w:rPr>
        <w:t>Monto</w:t>
      </w:r>
      <w:r>
        <w:rPr>
          <w:rFonts w:eastAsia="Times New Roman" w:cstheme="minorHAnsi"/>
          <w:b/>
          <w:sz w:val="24"/>
          <w:szCs w:val="24"/>
          <w:lang w:eastAsia="es-CL"/>
        </w:rPr>
        <w:t>: $600.000</w:t>
      </w:r>
      <w:r w:rsidRPr="00D81F93">
        <w:rPr>
          <w:rFonts w:eastAsia="Times New Roman" w:cstheme="minorHAnsi"/>
          <w:b/>
          <w:sz w:val="24"/>
          <w:szCs w:val="24"/>
          <w:lang w:eastAsia="es-CL"/>
        </w:rPr>
        <w:t xml:space="preserve"> </w:t>
      </w:r>
    </w:p>
    <w:p w14:paraId="7EAD4CE1" w14:textId="77777777" w:rsidR="00D81F93" w:rsidRDefault="00D81F93" w:rsidP="00B71A43">
      <w:pPr>
        <w:spacing w:before="100" w:beforeAutospacing="1" w:after="100" w:afterAutospacing="1" w:line="240" w:lineRule="auto"/>
        <w:rPr>
          <w:rFonts w:eastAsia="Times New Roman" w:cstheme="minorHAnsi"/>
          <w:sz w:val="24"/>
          <w:szCs w:val="24"/>
          <w:lang w:eastAsia="es-CL"/>
        </w:rPr>
      </w:pPr>
    </w:p>
    <w:p w14:paraId="596B5118" w14:textId="77777777" w:rsidR="00B71A43" w:rsidRPr="00B71A43" w:rsidRDefault="00B71A43" w:rsidP="00B71A43">
      <w:pPr>
        <w:spacing w:before="100" w:beforeAutospacing="1" w:after="100" w:afterAutospacing="1" w:line="240" w:lineRule="auto"/>
        <w:jc w:val="both"/>
        <w:outlineLvl w:val="2"/>
        <w:rPr>
          <w:rFonts w:eastAsia="Times New Roman" w:cstheme="minorHAnsi"/>
          <w:b/>
          <w:bCs/>
          <w:sz w:val="24"/>
          <w:szCs w:val="24"/>
          <w:lang w:eastAsia="es-CL"/>
        </w:rPr>
      </w:pPr>
      <w:commentRangeStart w:id="2"/>
      <w:r w:rsidRPr="00B71A43">
        <w:rPr>
          <w:rFonts w:eastAsia="Times New Roman" w:cstheme="minorHAnsi"/>
          <w:b/>
          <w:bCs/>
          <w:sz w:val="24"/>
          <w:szCs w:val="24"/>
          <w:lang w:eastAsia="es-CL"/>
        </w:rPr>
        <w:t>Producto 3</w:t>
      </w:r>
      <w:commentRangeEnd w:id="2"/>
      <w:r w:rsidR="000B7871" w:rsidRPr="00B71A43">
        <w:rPr>
          <w:rStyle w:val="Refdecomentario"/>
          <w:rFonts w:eastAsia="Times New Roman" w:cstheme="minorHAnsi"/>
          <w:b/>
          <w:bCs/>
          <w:sz w:val="24"/>
          <w:szCs w:val="24"/>
          <w:lang w:eastAsia="es-CL"/>
        </w:rPr>
        <w:commentReference w:id="2"/>
      </w:r>
      <w:r w:rsidRPr="00B71A43">
        <w:rPr>
          <w:rFonts w:eastAsia="Times New Roman" w:cstheme="minorHAnsi"/>
          <w:b/>
          <w:bCs/>
          <w:sz w:val="24"/>
          <w:szCs w:val="24"/>
          <w:lang w:eastAsia="es-CL"/>
        </w:rPr>
        <w:t xml:space="preserve">: </w:t>
      </w:r>
      <w:r w:rsidR="006419DE">
        <w:rPr>
          <w:rFonts w:eastAsia="Times New Roman" w:cstheme="minorHAnsi"/>
          <w:b/>
          <w:bCs/>
          <w:sz w:val="24"/>
          <w:szCs w:val="24"/>
          <w:lang w:eastAsia="es-CL"/>
        </w:rPr>
        <w:t xml:space="preserve">Análisis de </w:t>
      </w:r>
      <w:r w:rsidR="00D81F93">
        <w:rPr>
          <w:rFonts w:eastAsia="Times New Roman" w:cstheme="minorHAnsi"/>
          <w:b/>
          <w:bCs/>
          <w:sz w:val="24"/>
          <w:szCs w:val="24"/>
          <w:lang w:eastAsia="es-CL"/>
        </w:rPr>
        <w:t xml:space="preserve">iniciativas de </w:t>
      </w:r>
      <w:r w:rsidR="006419DE">
        <w:rPr>
          <w:rFonts w:eastAsia="Times New Roman" w:cstheme="minorHAnsi"/>
          <w:b/>
          <w:bCs/>
          <w:sz w:val="24"/>
          <w:szCs w:val="24"/>
          <w:lang w:eastAsia="es-CL"/>
        </w:rPr>
        <w:t>formación docente y los proyectos de innovación e investigación en</w:t>
      </w:r>
      <w:r w:rsidR="00D81F93">
        <w:rPr>
          <w:rFonts w:eastAsia="Times New Roman" w:cstheme="minorHAnsi"/>
          <w:b/>
          <w:bCs/>
          <w:sz w:val="24"/>
          <w:szCs w:val="24"/>
          <w:lang w:eastAsia="es-CL"/>
        </w:rPr>
        <w:t xml:space="preserve"> el rendimiento académico y la satisfacción estudiantil </w:t>
      </w:r>
      <w:r w:rsidR="006419DE">
        <w:rPr>
          <w:rFonts w:eastAsia="Times New Roman" w:cstheme="minorHAnsi"/>
          <w:b/>
          <w:bCs/>
          <w:sz w:val="24"/>
          <w:szCs w:val="24"/>
          <w:lang w:eastAsia="es-CL"/>
        </w:rPr>
        <w:t>2022</w:t>
      </w:r>
      <w:r w:rsidR="00D81F93">
        <w:rPr>
          <w:rFonts w:eastAsia="Times New Roman" w:cstheme="minorHAnsi"/>
          <w:b/>
          <w:bCs/>
          <w:sz w:val="24"/>
          <w:szCs w:val="24"/>
          <w:lang w:eastAsia="es-CL"/>
        </w:rPr>
        <w:t>-2025</w:t>
      </w:r>
      <w:r w:rsidR="006419DE">
        <w:rPr>
          <w:rFonts w:eastAsia="Times New Roman" w:cstheme="minorHAnsi"/>
          <w:b/>
          <w:bCs/>
          <w:sz w:val="24"/>
          <w:szCs w:val="24"/>
          <w:lang w:eastAsia="es-CL"/>
        </w:rPr>
        <w:t>.</w:t>
      </w:r>
    </w:p>
    <w:p w14:paraId="0512DB37"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Realizar un análisis longitudinal (desde 20</w:t>
      </w:r>
      <w:r w:rsidR="006419DE">
        <w:rPr>
          <w:rFonts w:eastAsia="Times New Roman" w:cstheme="minorHAnsi"/>
          <w:sz w:val="24"/>
          <w:szCs w:val="24"/>
          <w:lang w:eastAsia="es-CL"/>
        </w:rPr>
        <w:t>22</w:t>
      </w:r>
      <w:r w:rsidRPr="00B71A43">
        <w:rPr>
          <w:rFonts w:eastAsia="Times New Roman" w:cstheme="minorHAnsi"/>
          <w:sz w:val="24"/>
          <w:szCs w:val="24"/>
          <w:lang w:eastAsia="es-CL"/>
        </w:rPr>
        <w:t xml:space="preserve"> a la fecha) que permita evaluar el impacto del perfeccionamiento docente —especialmente en académicos que han participado en fondos concursables de innovación e investigación en docencia— sobre:</w:t>
      </w:r>
    </w:p>
    <w:p w14:paraId="3F708A1F" w14:textId="77777777" w:rsidR="00237BE9" w:rsidRPr="000B7871" w:rsidRDefault="00237BE9" w:rsidP="00B71A43">
      <w:pPr>
        <w:numPr>
          <w:ilvl w:val="0"/>
          <w:numId w:val="3"/>
        </w:numPr>
        <w:spacing w:before="100" w:beforeAutospacing="1" w:after="100" w:afterAutospacing="1" w:line="240" w:lineRule="auto"/>
        <w:jc w:val="both"/>
        <w:rPr>
          <w:rFonts w:eastAsia="Times New Roman" w:cstheme="minorHAnsi"/>
          <w:color w:val="FF0000"/>
          <w:sz w:val="24"/>
          <w:szCs w:val="24"/>
          <w:lang w:eastAsia="es-CL"/>
          <w:rPrChange w:id="3" w:author="Francisca Infante Espínola" w:date="2026-04-23T15:53:00Z">
            <w:rPr>
              <w:rFonts w:eastAsia="Times New Roman" w:cstheme="minorHAnsi"/>
              <w:sz w:val="24"/>
              <w:szCs w:val="24"/>
              <w:lang w:eastAsia="es-CL"/>
            </w:rPr>
          </w:rPrChange>
        </w:rPr>
      </w:pPr>
      <w:r>
        <w:rPr>
          <w:rFonts w:eastAsia="Times New Roman" w:cstheme="minorHAnsi"/>
          <w:sz w:val="24"/>
          <w:szCs w:val="24"/>
          <w:lang w:eastAsia="es-CL"/>
        </w:rPr>
        <w:t>Clasificación cuerpo académico</w:t>
      </w:r>
      <w:r w:rsidR="000B7871">
        <w:rPr>
          <w:rFonts w:eastAsia="Times New Roman" w:cstheme="minorHAnsi"/>
          <w:sz w:val="24"/>
          <w:szCs w:val="24"/>
          <w:lang w:eastAsia="es-CL"/>
        </w:rPr>
        <w:t xml:space="preserve"> - </w:t>
      </w:r>
      <w:r w:rsidR="000B7871" w:rsidRPr="000B7871">
        <w:rPr>
          <w:rFonts w:eastAsia="Times New Roman" w:cstheme="minorHAnsi"/>
          <w:color w:val="FF0000"/>
          <w:sz w:val="24"/>
          <w:szCs w:val="24"/>
          <w:lang w:eastAsia="es-CL"/>
          <w:rPrChange w:id="4" w:author="Francisca Infante Espínola" w:date="2026-04-23T15:53:00Z">
            <w:rPr>
              <w:rFonts w:eastAsia="Times New Roman" w:cstheme="minorHAnsi"/>
              <w:sz w:val="24"/>
              <w:szCs w:val="24"/>
              <w:lang w:eastAsia="es-CL"/>
            </w:rPr>
          </w:rPrChange>
        </w:rPr>
        <w:t>ok</w:t>
      </w:r>
    </w:p>
    <w:p w14:paraId="5B6FA97E" w14:textId="77777777" w:rsidR="00B71A43" w:rsidRPr="000B7871" w:rsidRDefault="00B71A43" w:rsidP="00B71A43">
      <w:pPr>
        <w:numPr>
          <w:ilvl w:val="0"/>
          <w:numId w:val="3"/>
        </w:numPr>
        <w:spacing w:before="100" w:beforeAutospacing="1" w:after="100" w:afterAutospacing="1" w:line="240" w:lineRule="auto"/>
        <w:jc w:val="both"/>
        <w:rPr>
          <w:rFonts w:eastAsia="Times New Roman" w:cstheme="minorHAnsi"/>
          <w:color w:val="FF0000"/>
          <w:sz w:val="24"/>
          <w:szCs w:val="24"/>
          <w:lang w:eastAsia="es-CL"/>
          <w:rPrChange w:id="5" w:author="Francisca Infante Espínola" w:date="2026-04-23T15:53:00Z">
            <w:rPr>
              <w:rFonts w:eastAsia="Times New Roman" w:cstheme="minorHAnsi"/>
              <w:sz w:val="24"/>
              <w:szCs w:val="24"/>
              <w:lang w:eastAsia="es-CL"/>
            </w:rPr>
          </w:rPrChange>
        </w:rPr>
      </w:pPr>
      <w:r w:rsidRPr="00B71A43">
        <w:rPr>
          <w:rFonts w:eastAsia="Times New Roman" w:cstheme="minorHAnsi"/>
          <w:sz w:val="24"/>
          <w:szCs w:val="24"/>
          <w:lang w:eastAsia="es-CL"/>
        </w:rPr>
        <w:t xml:space="preserve">Resultados de </w:t>
      </w:r>
      <w:r w:rsidR="00237BE9">
        <w:rPr>
          <w:rFonts w:eastAsia="Times New Roman" w:cstheme="minorHAnsi"/>
          <w:sz w:val="24"/>
          <w:szCs w:val="24"/>
          <w:lang w:eastAsia="es-CL"/>
        </w:rPr>
        <w:t>calificaciones de asignaturas</w:t>
      </w:r>
      <w:r w:rsidRPr="00B71A43">
        <w:rPr>
          <w:rFonts w:eastAsia="Times New Roman" w:cstheme="minorHAnsi"/>
          <w:sz w:val="24"/>
          <w:szCs w:val="24"/>
          <w:lang w:eastAsia="es-CL"/>
        </w:rPr>
        <w:t xml:space="preserve"> (</w:t>
      </w:r>
      <w:r w:rsidR="00237BE9">
        <w:rPr>
          <w:rFonts w:eastAsia="Times New Roman" w:cstheme="minorHAnsi"/>
          <w:sz w:val="24"/>
          <w:szCs w:val="24"/>
          <w:lang w:eastAsia="es-CL"/>
        </w:rPr>
        <w:t xml:space="preserve">notas y </w:t>
      </w:r>
      <w:r w:rsidRPr="00B71A43">
        <w:rPr>
          <w:rFonts w:eastAsia="Times New Roman" w:cstheme="minorHAnsi"/>
          <w:sz w:val="24"/>
          <w:szCs w:val="24"/>
          <w:lang w:eastAsia="es-CL"/>
        </w:rPr>
        <w:t xml:space="preserve">tasas de aprobación/reprobación) </w:t>
      </w:r>
      <w:r w:rsidR="000B7871">
        <w:rPr>
          <w:rFonts w:eastAsia="Times New Roman" w:cstheme="minorHAnsi"/>
          <w:sz w:val="24"/>
          <w:szCs w:val="24"/>
          <w:lang w:eastAsia="es-CL"/>
        </w:rPr>
        <w:t xml:space="preserve">- </w:t>
      </w:r>
      <w:r w:rsidR="000B7871" w:rsidRPr="000B7871">
        <w:rPr>
          <w:rFonts w:eastAsia="Times New Roman" w:cstheme="minorHAnsi"/>
          <w:color w:val="FF0000"/>
          <w:sz w:val="24"/>
          <w:szCs w:val="24"/>
          <w:lang w:eastAsia="es-CL"/>
          <w:rPrChange w:id="6" w:author="Francisca Infante Espínola" w:date="2026-04-23T15:53:00Z">
            <w:rPr>
              <w:rFonts w:eastAsia="Times New Roman" w:cstheme="minorHAnsi"/>
              <w:sz w:val="24"/>
              <w:szCs w:val="24"/>
              <w:lang w:eastAsia="es-CL"/>
            </w:rPr>
          </w:rPrChange>
        </w:rPr>
        <w:t>pendiente</w:t>
      </w:r>
    </w:p>
    <w:p w14:paraId="65C625A1" w14:textId="77777777" w:rsidR="00B71A43" w:rsidRPr="00B71A43" w:rsidRDefault="00B71A43" w:rsidP="00B71A43">
      <w:pPr>
        <w:numPr>
          <w:ilvl w:val="0"/>
          <w:numId w:val="3"/>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Evaluación docente </w:t>
      </w:r>
      <w:r w:rsidR="006419DE">
        <w:rPr>
          <w:rFonts w:eastAsia="Times New Roman" w:cstheme="minorHAnsi"/>
          <w:sz w:val="24"/>
          <w:szCs w:val="24"/>
          <w:lang w:eastAsia="es-CL"/>
        </w:rPr>
        <w:t>antes y después</w:t>
      </w:r>
      <w:ins w:id="7" w:author="Francisca Infante Espínola" w:date="2026-04-23T15:53:00Z">
        <w:r w:rsidR="000B7871">
          <w:rPr>
            <w:rFonts w:eastAsia="Times New Roman" w:cstheme="minorHAnsi"/>
            <w:sz w:val="24"/>
            <w:szCs w:val="24"/>
            <w:lang w:eastAsia="es-CL"/>
          </w:rPr>
          <w:t xml:space="preserve"> - ok</w:t>
        </w:r>
      </w:ins>
    </w:p>
    <w:p w14:paraId="7D9E900A" w14:textId="77777777" w:rsidR="00B71A43" w:rsidRPr="00B71A43" w:rsidRDefault="00B71A43" w:rsidP="00B71A43">
      <w:pPr>
        <w:numPr>
          <w:ilvl w:val="0"/>
          <w:numId w:val="3"/>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Comparación antes y después de procesos de perfeccionamiento </w:t>
      </w:r>
      <w:ins w:id="8" w:author="Francisca Infante Espínola" w:date="2026-04-23T15:53:00Z">
        <w:r w:rsidR="000B7871">
          <w:rPr>
            <w:rFonts w:eastAsia="Times New Roman" w:cstheme="minorHAnsi"/>
            <w:sz w:val="24"/>
            <w:szCs w:val="24"/>
            <w:lang w:eastAsia="es-CL"/>
          </w:rPr>
          <w:t xml:space="preserve">– </w:t>
        </w:r>
      </w:ins>
      <w:ins w:id="9" w:author="Francisca Infante Espínola" w:date="2026-04-23T15:54:00Z">
        <w:r w:rsidR="000B7871">
          <w:rPr>
            <w:rFonts w:eastAsia="Times New Roman" w:cstheme="minorHAnsi"/>
            <w:sz w:val="24"/>
            <w:szCs w:val="24"/>
            <w:lang w:eastAsia="es-CL"/>
          </w:rPr>
          <w:t xml:space="preserve">a. </w:t>
        </w:r>
      </w:ins>
      <w:ins w:id="10" w:author="Francisca Infante Espínola" w:date="2026-04-23T15:53:00Z">
        <w:r w:rsidR="000B7871">
          <w:rPr>
            <w:rFonts w:eastAsia="Times New Roman" w:cstheme="minorHAnsi"/>
            <w:sz w:val="24"/>
            <w:szCs w:val="24"/>
            <w:lang w:eastAsia="es-CL"/>
          </w:rPr>
          <w:t xml:space="preserve">talleres y cursos, </w:t>
        </w:r>
      </w:ins>
      <w:ins w:id="11" w:author="Francisca Infante Espínola" w:date="2026-04-23T15:54:00Z">
        <w:r w:rsidR="000B7871">
          <w:rPr>
            <w:rFonts w:eastAsia="Times New Roman" w:cstheme="minorHAnsi"/>
            <w:sz w:val="24"/>
            <w:szCs w:val="24"/>
            <w:lang w:eastAsia="es-CL"/>
          </w:rPr>
          <w:t xml:space="preserve">b. </w:t>
        </w:r>
      </w:ins>
      <w:ins w:id="12" w:author="Francisca Infante Espínola" w:date="2026-04-23T15:53:00Z">
        <w:r w:rsidR="000B7871">
          <w:rPr>
            <w:rFonts w:eastAsia="Times New Roman" w:cstheme="minorHAnsi"/>
            <w:sz w:val="24"/>
            <w:szCs w:val="24"/>
            <w:lang w:eastAsia="es-CL"/>
          </w:rPr>
          <w:t xml:space="preserve">diplomado, </w:t>
        </w:r>
      </w:ins>
      <w:ins w:id="13" w:author="Francisca Infante Espínola" w:date="2026-04-23T15:54:00Z">
        <w:r w:rsidR="000B7871">
          <w:rPr>
            <w:rFonts w:eastAsia="Times New Roman" w:cstheme="minorHAnsi"/>
            <w:sz w:val="24"/>
            <w:szCs w:val="24"/>
            <w:lang w:eastAsia="es-CL"/>
          </w:rPr>
          <w:t xml:space="preserve">c. </w:t>
        </w:r>
      </w:ins>
      <w:ins w:id="14" w:author="Francisca Infante Espínola" w:date="2026-04-23T15:53:00Z">
        <w:r w:rsidR="000B7871">
          <w:rPr>
            <w:rFonts w:eastAsia="Times New Roman" w:cstheme="minorHAnsi"/>
            <w:sz w:val="24"/>
            <w:szCs w:val="24"/>
            <w:lang w:eastAsia="es-CL"/>
          </w:rPr>
          <w:t>proyectos de investigaci</w:t>
        </w:r>
      </w:ins>
      <w:ins w:id="15" w:author="Francisca Infante Espínola" w:date="2026-04-23T15:54:00Z">
        <w:r w:rsidR="000B7871">
          <w:rPr>
            <w:rFonts w:eastAsia="Times New Roman" w:cstheme="minorHAnsi"/>
            <w:sz w:val="24"/>
            <w:szCs w:val="24"/>
            <w:lang w:eastAsia="es-CL"/>
          </w:rPr>
          <w:t xml:space="preserve">ón e innovación, </w:t>
        </w:r>
      </w:ins>
      <w:ins w:id="16" w:author="Francisca Infante Espínola" w:date="2026-04-23T15:56:00Z">
        <w:r w:rsidR="000B7871">
          <w:rPr>
            <w:rFonts w:eastAsia="Times New Roman" w:cstheme="minorHAnsi"/>
            <w:sz w:val="24"/>
            <w:szCs w:val="24"/>
            <w:lang w:eastAsia="es-CL"/>
          </w:rPr>
          <w:t xml:space="preserve">d. </w:t>
        </w:r>
      </w:ins>
      <w:ins w:id="17" w:author="Francisca Infante Espínola" w:date="2026-04-23T15:54:00Z">
        <w:r w:rsidR="000B7871">
          <w:rPr>
            <w:rFonts w:eastAsia="Times New Roman" w:cstheme="minorHAnsi"/>
            <w:sz w:val="24"/>
            <w:szCs w:val="24"/>
            <w:lang w:eastAsia="es-CL"/>
          </w:rPr>
          <w:t>proyectos investigación digital</w:t>
        </w:r>
      </w:ins>
    </w:p>
    <w:p w14:paraId="4708C7D1" w14:textId="77777777" w:rsidR="00B71A43" w:rsidRPr="00B71A43" w:rsidRDefault="00B71A43" w:rsidP="00B71A43">
      <w:pPr>
        <w:numPr>
          <w:ilvl w:val="0"/>
          <w:numId w:val="3"/>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Comparación con académicos que no han participado en estas instancias </w:t>
      </w:r>
    </w:p>
    <w:p w14:paraId="36E68441" w14:textId="77777777" w:rsidR="00B71A43" w:rsidRDefault="00B71A43" w:rsidP="00B71A43">
      <w:pPr>
        <w:spacing w:before="100" w:beforeAutospacing="1" w:after="100" w:afterAutospacing="1" w:line="240" w:lineRule="auto"/>
        <w:rPr>
          <w:rFonts w:eastAsia="Times New Roman" w:cstheme="minorHAnsi"/>
          <w:sz w:val="24"/>
          <w:szCs w:val="24"/>
          <w:lang w:eastAsia="es-CL"/>
        </w:rPr>
      </w:pPr>
      <w:r w:rsidRPr="00B71A43">
        <w:rPr>
          <w:rFonts w:eastAsia="Times New Roman" w:cstheme="minorHAnsi"/>
          <w:b/>
          <w:bCs/>
          <w:sz w:val="24"/>
          <w:szCs w:val="24"/>
          <w:lang w:eastAsia="es-CL"/>
        </w:rPr>
        <w:t>Resultado esperado:</w:t>
      </w:r>
      <w:r w:rsidRPr="00B71A43">
        <w:rPr>
          <w:rFonts w:eastAsia="Times New Roman" w:cstheme="minorHAnsi"/>
          <w:sz w:val="24"/>
          <w:szCs w:val="24"/>
          <w:lang w:eastAsia="es-CL"/>
        </w:rPr>
        <w:br/>
        <w:t>Informe analítico que identifique relaciones entre perfeccionamiento doc</w:t>
      </w:r>
      <w:r w:rsidR="006419DE">
        <w:rPr>
          <w:rFonts w:eastAsia="Times New Roman" w:cstheme="minorHAnsi"/>
          <w:sz w:val="24"/>
          <w:szCs w:val="24"/>
          <w:lang w:eastAsia="es-CL"/>
        </w:rPr>
        <w:t>ente. Tipo de perfeccionamiento</w:t>
      </w:r>
      <w:ins w:id="18" w:author="Francisca Infante Espínola" w:date="2026-04-23T15:56:00Z">
        <w:r w:rsidR="000B7871">
          <w:rPr>
            <w:rFonts w:eastAsia="Times New Roman" w:cstheme="minorHAnsi"/>
            <w:sz w:val="24"/>
            <w:szCs w:val="24"/>
            <w:lang w:eastAsia="es-CL"/>
          </w:rPr>
          <w:t>, jerarquía del profe</w:t>
        </w:r>
      </w:ins>
      <w:r w:rsidR="006419DE">
        <w:rPr>
          <w:rFonts w:eastAsia="Times New Roman" w:cstheme="minorHAnsi"/>
          <w:sz w:val="24"/>
          <w:szCs w:val="24"/>
          <w:lang w:eastAsia="es-CL"/>
        </w:rPr>
        <w:t xml:space="preserve"> </w:t>
      </w:r>
      <w:r w:rsidRPr="00B71A43">
        <w:rPr>
          <w:rFonts w:eastAsia="Times New Roman" w:cstheme="minorHAnsi"/>
          <w:sz w:val="24"/>
          <w:szCs w:val="24"/>
          <w:lang w:eastAsia="es-CL"/>
        </w:rPr>
        <w:t>y resultados del aprendizaje del estudiantado.</w:t>
      </w:r>
    </w:p>
    <w:p w14:paraId="446C7799" w14:textId="77777777" w:rsidR="00D81F93" w:rsidRPr="00D81F93" w:rsidRDefault="00D81F93" w:rsidP="00B71A43">
      <w:pPr>
        <w:spacing w:before="100" w:beforeAutospacing="1" w:after="100" w:afterAutospacing="1" w:line="240" w:lineRule="auto"/>
        <w:rPr>
          <w:rFonts w:eastAsia="Times New Roman" w:cstheme="minorHAnsi"/>
          <w:b/>
          <w:sz w:val="24"/>
          <w:szCs w:val="24"/>
          <w:lang w:eastAsia="es-CL"/>
        </w:rPr>
      </w:pPr>
      <w:r w:rsidRPr="00D81F93">
        <w:rPr>
          <w:rFonts w:eastAsia="Times New Roman" w:cstheme="minorHAnsi"/>
          <w:b/>
          <w:sz w:val="24"/>
          <w:szCs w:val="24"/>
          <w:lang w:eastAsia="es-CL"/>
        </w:rPr>
        <w:t>Monto</w:t>
      </w:r>
      <w:r>
        <w:rPr>
          <w:rFonts w:eastAsia="Times New Roman" w:cstheme="minorHAnsi"/>
          <w:b/>
          <w:sz w:val="24"/>
          <w:szCs w:val="24"/>
          <w:lang w:eastAsia="es-CL"/>
        </w:rPr>
        <w:t>: $1.400.000</w:t>
      </w:r>
      <w:r w:rsidRPr="00D81F93">
        <w:rPr>
          <w:rFonts w:eastAsia="Times New Roman" w:cstheme="minorHAnsi"/>
          <w:b/>
          <w:sz w:val="24"/>
          <w:szCs w:val="24"/>
          <w:lang w:eastAsia="es-CL"/>
        </w:rPr>
        <w:t xml:space="preserve"> </w:t>
      </w:r>
    </w:p>
    <w:p w14:paraId="1034F516" w14:textId="77777777" w:rsidR="00B71A43" w:rsidRPr="00B71A43" w:rsidRDefault="00B71A43" w:rsidP="00B71A43">
      <w:pPr>
        <w:spacing w:before="100" w:beforeAutospacing="1" w:after="100" w:afterAutospacing="1" w:line="240" w:lineRule="auto"/>
        <w:jc w:val="both"/>
        <w:outlineLvl w:val="2"/>
        <w:rPr>
          <w:rFonts w:eastAsia="Times New Roman" w:cstheme="minorHAnsi"/>
          <w:b/>
          <w:bCs/>
          <w:sz w:val="24"/>
          <w:szCs w:val="24"/>
          <w:lang w:eastAsia="es-CL"/>
        </w:rPr>
      </w:pPr>
      <w:commentRangeStart w:id="19"/>
      <w:r w:rsidRPr="00B71A43">
        <w:rPr>
          <w:rFonts w:eastAsia="Times New Roman" w:cstheme="minorHAnsi"/>
          <w:b/>
          <w:bCs/>
          <w:sz w:val="24"/>
          <w:szCs w:val="24"/>
          <w:lang w:eastAsia="es-CL"/>
        </w:rPr>
        <w:t xml:space="preserve">Producto 4: </w:t>
      </w:r>
      <w:commentRangeEnd w:id="19"/>
      <w:r w:rsidR="00807B9D" w:rsidRPr="00B71A43">
        <w:rPr>
          <w:rStyle w:val="Refdecomentario"/>
          <w:rFonts w:eastAsia="Times New Roman" w:cstheme="minorHAnsi"/>
          <w:b/>
          <w:bCs/>
          <w:sz w:val="24"/>
          <w:szCs w:val="24"/>
          <w:lang w:eastAsia="es-CL"/>
        </w:rPr>
        <w:commentReference w:id="19"/>
      </w:r>
      <w:r w:rsidRPr="00B71A43">
        <w:rPr>
          <w:rFonts w:eastAsia="Times New Roman" w:cstheme="minorHAnsi"/>
          <w:b/>
          <w:bCs/>
          <w:sz w:val="24"/>
          <w:szCs w:val="24"/>
          <w:lang w:eastAsia="es-CL"/>
        </w:rPr>
        <w:t>Evaluación y propuesta de alineamiento de la evaluación docente</w:t>
      </w:r>
    </w:p>
    <w:p w14:paraId="5AAB11ED"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Analizar el instrumento institucional de evaluación docente y su uso, considerando:</w:t>
      </w:r>
    </w:p>
    <w:p w14:paraId="6FDB8F21" w14:textId="77777777" w:rsidR="00B71A43" w:rsidRPr="00B71A43" w:rsidRDefault="00B71A43" w:rsidP="00B71A43">
      <w:pPr>
        <w:numPr>
          <w:ilvl w:val="0"/>
          <w:numId w:val="4"/>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Nivel de alineamiento con el PEI </w:t>
      </w:r>
      <w:r w:rsidR="006419DE">
        <w:rPr>
          <w:rFonts w:eastAsia="Times New Roman" w:cstheme="minorHAnsi"/>
          <w:sz w:val="24"/>
          <w:szCs w:val="24"/>
          <w:lang w:eastAsia="es-CL"/>
        </w:rPr>
        <w:t>y el perfil docente UCEN</w:t>
      </w:r>
    </w:p>
    <w:p w14:paraId="550EE39E" w14:textId="77777777" w:rsidR="00B71A43" w:rsidRPr="00B71A43" w:rsidRDefault="00B71A43" w:rsidP="00B71A43">
      <w:pPr>
        <w:numPr>
          <w:ilvl w:val="0"/>
          <w:numId w:val="4"/>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Coherencia con las políticas de desarrollo académico </w:t>
      </w:r>
    </w:p>
    <w:p w14:paraId="373EFD57" w14:textId="77777777" w:rsidR="00B71A43" w:rsidRPr="00B71A43" w:rsidRDefault="00B71A43" w:rsidP="00B71A43">
      <w:pPr>
        <w:numPr>
          <w:ilvl w:val="0"/>
          <w:numId w:val="4"/>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Pertinencia de dimensiones evaluadas en relación con la calidad de la docencia y el aprendizaje </w:t>
      </w:r>
    </w:p>
    <w:p w14:paraId="0689BD63"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A partir de este análisis, desarrollar una propuesta de mejora que incluya:</w:t>
      </w:r>
    </w:p>
    <w:p w14:paraId="6D333D14" w14:textId="77777777" w:rsidR="00B71A43" w:rsidRPr="00B71A43" w:rsidRDefault="00B71A43" w:rsidP="00B71A43">
      <w:pPr>
        <w:numPr>
          <w:ilvl w:val="0"/>
          <w:numId w:val="5"/>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Ajustes o rediseño del instrumento </w:t>
      </w:r>
    </w:p>
    <w:p w14:paraId="61BB185B" w14:textId="77777777" w:rsidR="006419DE" w:rsidRDefault="00B71A43" w:rsidP="00533887">
      <w:pPr>
        <w:numPr>
          <w:ilvl w:val="0"/>
          <w:numId w:val="5"/>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Incorporación de dimensiones clave del PEI </w:t>
      </w:r>
    </w:p>
    <w:p w14:paraId="61A25112" w14:textId="77777777" w:rsidR="00B71A43" w:rsidRPr="00B71A43" w:rsidRDefault="00B71A43" w:rsidP="00533887">
      <w:pPr>
        <w:numPr>
          <w:ilvl w:val="0"/>
          <w:numId w:val="5"/>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Recomendaciones para su uso en procesos de mejora continua </w:t>
      </w:r>
    </w:p>
    <w:p w14:paraId="2B0CFC9A" w14:textId="77777777" w:rsidR="00B71A43" w:rsidRDefault="00B71A43" w:rsidP="00B71A43">
      <w:pPr>
        <w:spacing w:before="100" w:beforeAutospacing="1" w:after="100" w:afterAutospacing="1" w:line="240" w:lineRule="auto"/>
        <w:rPr>
          <w:rFonts w:eastAsia="Times New Roman" w:cstheme="minorHAnsi"/>
          <w:sz w:val="24"/>
          <w:szCs w:val="24"/>
          <w:lang w:eastAsia="es-CL"/>
        </w:rPr>
      </w:pPr>
      <w:r w:rsidRPr="00B71A43">
        <w:rPr>
          <w:rFonts w:eastAsia="Times New Roman" w:cstheme="minorHAnsi"/>
          <w:b/>
          <w:bCs/>
          <w:sz w:val="24"/>
          <w:szCs w:val="24"/>
          <w:lang w:eastAsia="es-CL"/>
        </w:rPr>
        <w:t>Resultado esperado:</w:t>
      </w:r>
      <w:r w:rsidRPr="00B71A43">
        <w:rPr>
          <w:rFonts w:eastAsia="Times New Roman" w:cstheme="minorHAnsi"/>
          <w:sz w:val="24"/>
          <w:szCs w:val="24"/>
          <w:lang w:eastAsia="es-CL"/>
        </w:rPr>
        <w:br/>
        <w:t>Propuesta de evaluación docente alineada con el PEI y orientada a fortalecer su capacidad para mejorar el aprendizaje del estudiantado.</w:t>
      </w:r>
    </w:p>
    <w:p w14:paraId="2C436A5A" w14:textId="77777777" w:rsidR="00D81F93" w:rsidRPr="00D81F93" w:rsidRDefault="00D81F93" w:rsidP="00D81F93">
      <w:pPr>
        <w:spacing w:before="100" w:beforeAutospacing="1" w:after="100" w:afterAutospacing="1" w:line="240" w:lineRule="auto"/>
        <w:rPr>
          <w:rFonts w:eastAsia="Times New Roman" w:cstheme="minorHAnsi"/>
          <w:b/>
          <w:sz w:val="24"/>
          <w:szCs w:val="24"/>
          <w:lang w:eastAsia="es-CL"/>
        </w:rPr>
      </w:pPr>
      <w:r w:rsidRPr="00D81F93">
        <w:rPr>
          <w:rFonts w:eastAsia="Times New Roman" w:cstheme="minorHAnsi"/>
          <w:b/>
          <w:sz w:val="24"/>
          <w:szCs w:val="24"/>
          <w:lang w:eastAsia="es-CL"/>
        </w:rPr>
        <w:t>Monto</w:t>
      </w:r>
      <w:r>
        <w:rPr>
          <w:rFonts w:eastAsia="Times New Roman" w:cstheme="minorHAnsi"/>
          <w:b/>
          <w:sz w:val="24"/>
          <w:szCs w:val="24"/>
          <w:lang w:eastAsia="es-CL"/>
        </w:rPr>
        <w:t>: $2.000.000</w:t>
      </w:r>
      <w:r w:rsidRPr="00D81F93">
        <w:rPr>
          <w:rFonts w:eastAsia="Times New Roman" w:cstheme="minorHAnsi"/>
          <w:b/>
          <w:sz w:val="24"/>
          <w:szCs w:val="24"/>
          <w:lang w:eastAsia="es-CL"/>
        </w:rPr>
        <w:t xml:space="preserve"> </w:t>
      </w:r>
    </w:p>
    <w:p w14:paraId="3153C055" w14:textId="77777777" w:rsidR="00D81F93" w:rsidRPr="00B71A43" w:rsidRDefault="00D81F93" w:rsidP="00B71A43">
      <w:pPr>
        <w:spacing w:before="100" w:beforeAutospacing="1" w:after="100" w:afterAutospacing="1" w:line="240" w:lineRule="auto"/>
        <w:rPr>
          <w:rFonts w:eastAsia="Times New Roman" w:cstheme="minorHAnsi"/>
          <w:sz w:val="24"/>
          <w:szCs w:val="24"/>
          <w:lang w:eastAsia="es-CL"/>
        </w:rPr>
      </w:pPr>
    </w:p>
    <w:p w14:paraId="75065B36" w14:textId="77777777" w:rsidR="00B71A43" w:rsidRPr="00B71A43" w:rsidRDefault="00B71A43" w:rsidP="00B71A43">
      <w:pPr>
        <w:spacing w:before="100" w:beforeAutospacing="1" w:after="100" w:afterAutospacing="1" w:line="240" w:lineRule="auto"/>
        <w:jc w:val="both"/>
        <w:outlineLvl w:val="1"/>
        <w:rPr>
          <w:rFonts w:eastAsia="Times New Roman" w:cstheme="minorHAnsi"/>
          <w:b/>
          <w:bCs/>
          <w:sz w:val="24"/>
          <w:szCs w:val="24"/>
          <w:lang w:eastAsia="es-CL"/>
        </w:rPr>
      </w:pPr>
      <w:r w:rsidRPr="00B71A43">
        <w:rPr>
          <w:rFonts w:eastAsia="Times New Roman" w:cstheme="minorHAnsi"/>
          <w:b/>
          <w:bCs/>
          <w:sz w:val="24"/>
          <w:szCs w:val="24"/>
          <w:lang w:eastAsia="es-CL"/>
        </w:rPr>
        <w:t>4. Metodología esperada</w:t>
      </w:r>
    </w:p>
    <w:p w14:paraId="0FE61AC2"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La consultoría deberá considerar un enfoque mixto que incluya:</w:t>
      </w:r>
    </w:p>
    <w:p w14:paraId="099D4CF0" w14:textId="77777777" w:rsidR="00B71A43" w:rsidRPr="00B71A43" w:rsidRDefault="00B71A43" w:rsidP="00B71A43">
      <w:pPr>
        <w:numPr>
          <w:ilvl w:val="0"/>
          <w:numId w:val="6"/>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Análisis cuantitativo de bases de datos institucionales </w:t>
      </w:r>
    </w:p>
    <w:p w14:paraId="729D3919" w14:textId="77777777" w:rsidR="00B71A43" w:rsidRPr="00B71A43" w:rsidRDefault="00B71A43" w:rsidP="00B71A43">
      <w:pPr>
        <w:numPr>
          <w:ilvl w:val="0"/>
          <w:numId w:val="6"/>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Análisis longitudinal y comparativo </w:t>
      </w:r>
    </w:p>
    <w:p w14:paraId="14A470D7" w14:textId="77777777" w:rsidR="00B71A43" w:rsidRPr="00B71A43" w:rsidRDefault="00B71A43" w:rsidP="00B71A43">
      <w:pPr>
        <w:numPr>
          <w:ilvl w:val="0"/>
          <w:numId w:val="6"/>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Revisión documental (PEI, políticas, instrumentos) </w:t>
      </w:r>
    </w:p>
    <w:p w14:paraId="0389AC38" w14:textId="77777777" w:rsidR="00B71A43" w:rsidRPr="00B71A43" w:rsidRDefault="00B71A43" w:rsidP="00B71A43">
      <w:pPr>
        <w:numPr>
          <w:ilvl w:val="0"/>
          <w:numId w:val="6"/>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Técnicas cualitativas complementarias (entrevistas y/o focus group, si se estima pertinente) </w:t>
      </w:r>
    </w:p>
    <w:p w14:paraId="53A09817"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El enfoque deberá estar orientado a la generación de evidencia útil para la toma de decisiones institucionales.</w:t>
      </w:r>
    </w:p>
    <w:p w14:paraId="52F78997" w14:textId="77777777" w:rsidR="00B71A43" w:rsidRPr="00B71A43" w:rsidRDefault="00B71A43" w:rsidP="006419DE">
      <w:pPr>
        <w:spacing w:before="100" w:beforeAutospacing="1" w:after="100" w:afterAutospacing="1" w:line="240" w:lineRule="auto"/>
        <w:jc w:val="both"/>
        <w:outlineLvl w:val="1"/>
        <w:rPr>
          <w:rFonts w:eastAsia="Times New Roman" w:cstheme="minorHAnsi"/>
          <w:b/>
          <w:bCs/>
          <w:sz w:val="24"/>
          <w:szCs w:val="24"/>
          <w:lang w:eastAsia="es-CL"/>
        </w:rPr>
      </w:pPr>
      <w:r w:rsidRPr="00B71A43">
        <w:rPr>
          <w:rFonts w:eastAsia="Times New Roman" w:cstheme="minorHAnsi"/>
          <w:b/>
          <w:bCs/>
          <w:sz w:val="24"/>
          <w:szCs w:val="24"/>
          <w:lang w:eastAsia="es-CL"/>
        </w:rPr>
        <w:t>5. Productos finales</w:t>
      </w:r>
    </w:p>
    <w:p w14:paraId="7D663A85" w14:textId="77777777" w:rsidR="00B71A43" w:rsidRPr="00B71A43" w:rsidRDefault="00B71A43" w:rsidP="00B71A43">
      <w:pPr>
        <w:numPr>
          <w:ilvl w:val="0"/>
          <w:numId w:val="7"/>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Informes parciales por producto (según planificación) </w:t>
      </w:r>
    </w:p>
    <w:p w14:paraId="55E00A42" w14:textId="77777777" w:rsidR="00B71A43" w:rsidRPr="00B71A43" w:rsidRDefault="00B71A43" w:rsidP="00B71A43">
      <w:pPr>
        <w:numPr>
          <w:ilvl w:val="0"/>
          <w:numId w:val="7"/>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Presentación ejecutiva para autoridades </w:t>
      </w:r>
    </w:p>
    <w:p w14:paraId="0EF66F41" w14:textId="77777777" w:rsidR="00B71A43" w:rsidRPr="00B71A43" w:rsidRDefault="00B71A43" w:rsidP="00B71A43">
      <w:pPr>
        <w:spacing w:before="100" w:beforeAutospacing="1" w:after="100" w:afterAutospacing="1" w:line="240" w:lineRule="auto"/>
        <w:jc w:val="both"/>
        <w:outlineLvl w:val="1"/>
        <w:rPr>
          <w:rFonts w:eastAsia="Times New Roman" w:cstheme="minorHAnsi"/>
          <w:b/>
          <w:bCs/>
          <w:sz w:val="24"/>
          <w:szCs w:val="24"/>
          <w:lang w:eastAsia="es-CL"/>
        </w:rPr>
      </w:pPr>
      <w:r w:rsidRPr="00B71A43">
        <w:rPr>
          <w:rFonts w:eastAsia="Times New Roman" w:cstheme="minorHAnsi"/>
          <w:b/>
          <w:bCs/>
          <w:sz w:val="24"/>
          <w:szCs w:val="24"/>
          <w:lang w:eastAsia="es-CL"/>
        </w:rPr>
        <w:t>6. Plazo de ejecución</w:t>
      </w:r>
    </w:p>
    <w:p w14:paraId="1F16CBF5" w14:textId="77777777" w:rsidR="00B71A43" w:rsidRP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Duración total de la consultoría: </w:t>
      </w:r>
      <w:r w:rsidRPr="00B71A43">
        <w:rPr>
          <w:rFonts w:eastAsia="Times New Roman" w:cstheme="minorHAnsi"/>
          <w:b/>
          <w:bCs/>
          <w:sz w:val="24"/>
          <w:szCs w:val="24"/>
          <w:lang w:eastAsia="es-CL"/>
        </w:rPr>
        <w:t>3 meses</w:t>
      </w:r>
    </w:p>
    <w:p w14:paraId="489B4A73" w14:textId="77777777" w:rsidR="00B71A43" w:rsidRPr="00B71A43" w:rsidRDefault="00237BE9" w:rsidP="00B71A43">
      <w:pPr>
        <w:spacing w:before="100" w:beforeAutospacing="1" w:after="100" w:afterAutospacing="1" w:line="240" w:lineRule="auto"/>
        <w:jc w:val="both"/>
        <w:outlineLvl w:val="1"/>
        <w:rPr>
          <w:rFonts w:eastAsia="Times New Roman" w:cstheme="minorHAnsi"/>
          <w:b/>
          <w:bCs/>
          <w:sz w:val="24"/>
          <w:szCs w:val="24"/>
          <w:lang w:eastAsia="es-CL"/>
        </w:rPr>
      </w:pPr>
      <w:r>
        <w:rPr>
          <w:rFonts w:eastAsia="Times New Roman" w:cstheme="minorHAnsi"/>
          <w:b/>
          <w:bCs/>
          <w:sz w:val="24"/>
          <w:szCs w:val="24"/>
          <w:lang w:eastAsia="es-CL"/>
        </w:rPr>
        <w:t>7</w:t>
      </w:r>
      <w:r w:rsidR="00B71A43" w:rsidRPr="00B71A43">
        <w:rPr>
          <w:rFonts w:eastAsia="Times New Roman" w:cstheme="minorHAnsi"/>
          <w:b/>
          <w:bCs/>
          <w:sz w:val="24"/>
          <w:szCs w:val="24"/>
          <w:lang w:eastAsia="es-CL"/>
        </w:rPr>
        <w:t>. Perfil del equipo consultor</w:t>
      </w:r>
    </w:p>
    <w:p w14:paraId="0883EC75" w14:textId="77777777" w:rsidR="00B71A43" w:rsidRPr="00B71A43" w:rsidRDefault="00B71A43" w:rsidP="00B71A43">
      <w:pPr>
        <w:numPr>
          <w:ilvl w:val="0"/>
          <w:numId w:val="8"/>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Experiencia en educación superior y desarrollo académico </w:t>
      </w:r>
    </w:p>
    <w:p w14:paraId="4812ED57" w14:textId="77777777" w:rsidR="00B71A43" w:rsidRPr="00B71A43" w:rsidRDefault="00B71A43" w:rsidP="00B71A43">
      <w:pPr>
        <w:numPr>
          <w:ilvl w:val="0"/>
          <w:numId w:val="8"/>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Manejo avanzado de análisis de datos </w:t>
      </w:r>
    </w:p>
    <w:p w14:paraId="1927FC39" w14:textId="77777777" w:rsidR="00B71A43" w:rsidRPr="00B71A43" w:rsidRDefault="00B71A43" w:rsidP="00B71A43">
      <w:pPr>
        <w:numPr>
          <w:ilvl w:val="0"/>
          <w:numId w:val="8"/>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Experiencia en evaluación de impacto </w:t>
      </w:r>
    </w:p>
    <w:p w14:paraId="2E03D37A" w14:textId="77777777" w:rsidR="00B71A43" w:rsidRPr="00B71A43" w:rsidRDefault="00B71A43" w:rsidP="00B71A43">
      <w:pPr>
        <w:numPr>
          <w:ilvl w:val="0"/>
          <w:numId w:val="8"/>
        </w:num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 xml:space="preserve">Conocimiento del sistema de aseguramiento de la calidad en Chile (deseable) </w:t>
      </w:r>
    </w:p>
    <w:p w14:paraId="63D4AEB5" w14:textId="77777777" w:rsidR="00B71A43" w:rsidRPr="00B71A43" w:rsidRDefault="00237BE9" w:rsidP="00B71A43">
      <w:pPr>
        <w:spacing w:before="100" w:beforeAutospacing="1" w:after="100" w:afterAutospacing="1" w:line="240" w:lineRule="auto"/>
        <w:jc w:val="both"/>
        <w:outlineLvl w:val="1"/>
        <w:rPr>
          <w:rFonts w:eastAsia="Times New Roman" w:cstheme="minorHAnsi"/>
          <w:b/>
          <w:bCs/>
          <w:sz w:val="24"/>
          <w:szCs w:val="24"/>
          <w:lang w:eastAsia="es-CL"/>
        </w:rPr>
      </w:pPr>
      <w:r>
        <w:rPr>
          <w:rFonts w:eastAsia="Times New Roman" w:cstheme="minorHAnsi"/>
          <w:b/>
          <w:bCs/>
          <w:sz w:val="24"/>
          <w:szCs w:val="24"/>
          <w:lang w:eastAsia="es-CL"/>
        </w:rPr>
        <w:t>8</w:t>
      </w:r>
      <w:r w:rsidR="00B71A43" w:rsidRPr="00B71A43">
        <w:rPr>
          <w:rFonts w:eastAsia="Times New Roman" w:cstheme="minorHAnsi"/>
          <w:b/>
          <w:bCs/>
          <w:sz w:val="24"/>
          <w:szCs w:val="24"/>
          <w:lang w:eastAsia="es-CL"/>
        </w:rPr>
        <w:t>. Supervisión y contraparte técnica</w:t>
      </w:r>
    </w:p>
    <w:p w14:paraId="713F4937" w14:textId="3F6E19B3" w:rsidR="00B71A43" w:rsidRDefault="00B71A43" w:rsidP="00B71A43">
      <w:pPr>
        <w:spacing w:before="100" w:beforeAutospacing="1" w:after="100" w:afterAutospacing="1" w:line="240" w:lineRule="auto"/>
        <w:jc w:val="both"/>
        <w:rPr>
          <w:rFonts w:eastAsia="Times New Roman" w:cstheme="minorHAnsi"/>
          <w:sz w:val="24"/>
          <w:szCs w:val="24"/>
          <w:lang w:eastAsia="es-CL"/>
        </w:rPr>
      </w:pPr>
      <w:r w:rsidRPr="00B71A43">
        <w:rPr>
          <w:rFonts w:eastAsia="Times New Roman" w:cstheme="minorHAnsi"/>
          <w:sz w:val="24"/>
          <w:szCs w:val="24"/>
          <w:lang w:eastAsia="es-CL"/>
        </w:rPr>
        <w:t>La consultoría será supervisada por la Dirección de Desarrollo Académico, en coordinación con la Vicerrectoría Académica y otras unidades pertinentes.</w:t>
      </w:r>
    </w:p>
    <w:p w14:paraId="7DDCC17E" w14:textId="69DC9F90" w:rsidR="00475A49" w:rsidRDefault="00475A49" w:rsidP="00B71A43">
      <w:pPr>
        <w:spacing w:before="100" w:beforeAutospacing="1" w:after="100" w:afterAutospacing="1" w:line="240" w:lineRule="auto"/>
        <w:jc w:val="both"/>
        <w:rPr>
          <w:rFonts w:eastAsia="Times New Roman" w:cstheme="minorHAnsi"/>
          <w:b/>
          <w:sz w:val="24"/>
          <w:szCs w:val="24"/>
          <w:lang w:eastAsia="es-CL"/>
        </w:rPr>
      </w:pPr>
      <w:r w:rsidRPr="00475A49">
        <w:rPr>
          <w:rFonts w:eastAsia="Times New Roman" w:cstheme="minorHAnsi"/>
          <w:b/>
          <w:sz w:val="24"/>
          <w:szCs w:val="24"/>
          <w:lang w:eastAsia="es-CL"/>
        </w:rPr>
        <w:t>9. Recursos para el trabajo:</w:t>
      </w:r>
    </w:p>
    <w:p w14:paraId="67D2EE49" w14:textId="727C1085" w:rsidR="004440CF" w:rsidRDefault="00475A49" w:rsidP="00B71A43">
      <w:pPr>
        <w:spacing w:before="100" w:beforeAutospacing="1" w:after="100" w:afterAutospacing="1" w:line="240" w:lineRule="auto"/>
        <w:jc w:val="both"/>
        <w:rPr>
          <w:rFonts w:eastAsia="Times New Roman" w:cstheme="minorHAnsi"/>
          <w:sz w:val="24"/>
          <w:szCs w:val="24"/>
          <w:lang w:eastAsia="es-CL"/>
        </w:rPr>
      </w:pPr>
      <w:r w:rsidRPr="004440CF">
        <w:rPr>
          <w:rFonts w:eastAsia="Times New Roman" w:cstheme="minorHAnsi"/>
          <w:sz w:val="24"/>
          <w:szCs w:val="24"/>
          <w:lang w:eastAsia="es-CL"/>
        </w:rPr>
        <w:t xml:space="preserve">a. </w:t>
      </w:r>
      <w:r w:rsidR="004440CF" w:rsidRPr="004440CF">
        <w:rPr>
          <w:rFonts w:eastAsia="Times New Roman" w:cstheme="minorHAnsi"/>
          <w:sz w:val="24"/>
          <w:szCs w:val="24"/>
          <w:lang w:eastAsia="es-CL"/>
        </w:rPr>
        <w:t>Proyecto Educativo Institucional</w:t>
      </w:r>
      <w:r w:rsidR="004440CF">
        <w:rPr>
          <w:rFonts w:eastAsia="Times New Roman" w:cstheme="minorHAnsi"/>
          <w:sz w:val="24"/>
          <w:szCs w:val="24"/>
          <w:lang w:eastAsia="es-CL"/>
        </w:rPr>
        <w:t xml:space="preserve">: Capítulo 1. </w:t>
      </w:r>
      <w:hyperlink r:id="rId9" w:history="1">
        <w:r w:rsidR="004440CF" w:rsidRPr="000C4C85">
          <w:rPr>
            <w:rStyle w:val="Hipervnculo"/>
            <w:rFonts w:eastAsia="Times New Roman" w:cstheme="minorHAnsi"/>
            <w:sz w:val="24"/>
            <w:szCs w:val="24"/>
            <w:lang w:eastAsia="es-CL"/>
          </w:rPr>
          <w:t>https://www.ucentral.cl/wp-content/uploads/2025/12/PEI-implementacion-ISBN-interactivo.pdf</w:t>
        </w:r>
      </w:hyperlink>
    </w:p>
    <w:p w14:paraId="5A12E51A" w14:textId="77777777" w:rsidR="004440CF" w:rsidRDefault="004440CF" w:rsidP="004440CF">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 xml:space="preserve">b. Plan de Formación, Investigación e Innovación en Docencia: Capítulo 3 </w:t>
      </w:r>
      <w:hyperlink r:id="rId10" w:history="1">
        <w:r w:rsidRPr="000C4C85">
          <w:rPr>
            <w:rStyle w:val="Hipervnculo"/>
            <w:rFonts w:eastAsia="Times New Roman" w:cstheme="minorHAnsi"/>
            <w:sz w:val="24"/>
            <w:szCs w:val="24"/>
            <w:lang w:eastAsia="es-CL"/>
          </w:rPr>
          <w:t>https://www.ucentral.cl/wp-content/uploads/2025/12/PEI-implementacion-ISBN-interactivo.pdf</w:t>
        </w:r>
      </w:hyperlink>
    </w:p>
    <w:p w14:paraId="23E8BFAA" w14:textId="5220B67A" w:rsidR="00185956" w:rsidRDefault="004440CF" w:rsidP="004440CF">
      <w:pPr>
        <w:spacing w:before="100" w:beforeAutospacing="1" w:after="100" w:afterAutospacing="1" w:line="240" w:lineRule="auto"/>
        <w:jc w:val="both"/>
        <w:rPr>
          <w:rFonts w:cstheme="minorHAnsi"/>
          <w:sz w:val="24"/>
          <w:szCs w:val="24"/>
        </w:rPr>
      </w:pPr>
      <w:r>
        <w:rPr>
          <w:rFonts w:cstheme="minorHAnsi"/>
          <w:sz w:val="24"/>
          <w:szCs w:val="24"/>
        </w:rPr>
        <w:lastRenderedPageBreak/>
        <w:t xml:space="preserve">c. Reglamento del Académico donde especifica Jerarquías: </w:t>
      </w:r>
      <w:hyperlink r:id="rId11" w:history="1">
        <w:r w:rsidRPr="000C4C85">
          <w:rPr>
            <w:rStyle w:val="Hipervnculo"/>
            <w:rFonts w:cstheme="minorHAnsi"/>
            <w:sz w:val="24"/>
            <w:szCs w:val="24"/>
          </w:rPr>
          <w:t>https://www.ucentral.cl/universidad/autoridades/vicerrectoria-academica/jerarquizacion-academica/</w:t>
        </w:r>
      </w:hyperlink>
      <w:r>
        <w:rPr>
          <w:rFonts w:cstheme="minorHAnsi"/>
          <w:sz w:val="24"/>
          <w:szCs w:val="24"/>
        </w:rPr>
        <w:t xml:space="preserve"> </w:t>
      </w:r>
    </w:p>
    <w:p w14:paraId="4C053991" w14:textId="34735BA3" w:rsidR="004440CF" w:rsidRDefault="004440CF" w:rsidP="004440CF">
      <w:pPr>
        <w:spacing w:before="100" w:beforeAutospacing="1" w:after="100" w:afterAutospacing="1" w:line="240" w:lineRule="auto"/>
        <w:jc w:val="both"/>
        <w:rPr>
          <w:rFonts w:cstheme="minorHAnsi"/>
          <w:sz w:val="24"/>
          <w:szCs w:val="24"/>
        </w:rPr>
      </w:pPr>
      <w:r>
        <w:rPr>
          <w:rFonts w:cstheme="minorHAnsi"/>
          <w:sz w:val="24"/>
          <w:szCs w:val="24"/>
        </w:rPr>
        <w:t xml:space="preserve">d. Bases de Datos: </w:t>
      </w:r>
      <w:hyperlink r:id="rId12" w:history="1">
        <w:r w:rsidRPr="000C4C85">
          <w:rPr>
            <w:rStyle w:val="Hipervnculo"/>
            <w:rFonts w:cstheme="minorHAnsi"/>
            <w:sz w:val="24"/>
            <w:szCs w:val="24"/>
          </w:rPr>
          <w:t>https://drive.google.com/drive/u/0/folders/1lJwsvSX4TuKSxi-MoymxGhF0R59lWDyg</w:t>
        </w:r>
      </w:hyperlink>
    </w:p>
    <w:p w14:paraId="6A3EA6CB" w14:textId="3DAF7CFA" w:rsidR="004440CF" w:rsidRDefault="004440CF" w:rsidP="004440CF">
      <w:pPr>
        <w:spacing w:before="100" w:beforeAutospacing="1" w:after="100" w:afterAutospacing="1" w:line="240" w:lineRule="auto"/>
        <w:jc w:val="both"/>
        <w:rPr>
          <w:rFonts w:cstheme="minorHAnsi"/>
          <w:sz w:val="24"/>
          <w:szCs w:val="24"/>
        </w:rPr>
      </w:pPr>
      <w:r>
        <w:rPr>
          <w:rFonts w:cstheme="minorHAnsi"/>
          <w:sz w:val="24"/>
          <w:szCs w:val="24"/>
        </w:rPr>
        <w:t>i. Calificación Docente 2022 – 2025 que hace jefatura del/a docente incluyendo convenio de desempeño para distribución de horas (CD) y evaluación de desempeño (EDD).</w:t>
      </w:r>
    </w:p>
    <w:p w14:paraId="388B609E" w14:textId="6BCBF3CE" w:rsidR="004440CF" w:rsidRDefault="004440CF" w:rsidP="004440CF">
      <w:pPr>
        <w:spacing w:before="100" w:beforeAutospacing="1" w:after="100" w:afterAutospacing="1" w:line="240" w:lineRule="auto"/>
        <w:jc w:val="both"/>
        <w:rPr>
          <w:rFonts w:cstheme="minorHAnsi"/>
          <w:sz w:val="24"/>
          <w:szCs w:val="24"/>
        </w:rPr>
      </w:pPr>
      <w:r>
        <w:rPr>
          <w:rFonts w:cstheme="minorHAnsi"/>
          <w:sz w:val="24"/>
          <w:szCs w:val="24"/>
        </w:rPr>
        <w:t>ii. Evaluación Docente Estudiantes: Evaluación que hacen los y las estudiantes del/a docente</w:t>
      </w:r>
    </w:p>
    <w:p w14:paraId="0A551BDA" w14:textId="152AB7AE" w:rsidR="00B57F85" w:rsidRDefault="00B57F85" w:rsidP="004440CF">
      <w:pPr>
        <w:spacing w:before="100" w:beforeAutospacing="1" w:after="100" w:afterAutospacing="1" w:line="240" w:lineRule="auto"/>
        <w:jc w:val="both"/>
        <w:rPr>
          <w:rFonts w:cstheme="minorHAnsi"/>
          <w:sz w:val="24"/>
          <w:szCs w:val="24"/>
        </w:rPr>
      </w:pPr>
      <w:r>
        <w:rPr>
          <w:rFonts w:cstheme="minorHAnsi"/>
          <w:sz w:val="24"/>
          <w:szCs w:val="24"/>
        </w:rPr>
        <w:t xml:space="preserve">iii. Calificaciones – Notas de los estudiantes: </w:t>
      </w:r>
      <w:r w:rsidRPr="00B57F85">
        <w:rPr>
          <w:rFonts w:cstheme="minorHAnsi"/>
          <w:sz w:val="24"/>
          <w:szCs w:val="24"/>
          <w:highlight w:val="yellow"/>
        </w:rPr>
        <w:t>- falta agregar</w:t>
      </w:r>
    </w:p>
    <w:p w14:paraId="2645E9D7" w14:textId="692B49D3" w:rsidR="004440CF" w:rsidRDefault="00B57F85" w:rsidP="004440CF">
      <w:pPr>
        <w:spacing w:before="100" w:beforeAutospacing="1" w:after="100" w:afterAutospacing="1" w:line="240" w:lineRule="auto"/>
        <w:jc w:val="both"/>
        <w:rPr>
          <w:rFonts w:cstheme="minorHAnsi"/>
          <w:sz w:val="24"/>
          <w:szCs w:val="24"/>
        </w:rPr>
      </w:pPr>
      <w:r>
        <w:rPr>
          <w:rFonts w:cstheme="minorHAnsi"/>
          <w:sz w:val="24"/>
          <w:szCs w:val="24"/>
        </w:rPr>
        <w:t>iv</w:t>
      </w:r>
      <w:r w:rsidR="004440CF">
        <w:rPr>
          <w:rFonts w:cstheme="minorHAnsi"/>
          <w:sz w:val="24"/>
          <w:szCs w:val="24"/>
        </w:rPr>
        <w:t>. Jerarquización: Nómina del cuerpo académico con su jerarquía</w:t>
      </w:r>
    </w:p>
    <w:p w14:paraId="424B7133" w14:textId="77EFC687" w:rsidR="004440CF" w:rsidRDefault="004440CF" w:rsidP="004440CF">
      <w:pPr>
        <w:spacing w:before="100" w:beforeAutospacing="1" w:after="100" w:afterAutospacing="1" w:line="240" w:lineRule="auto"/>
        <w:jc w:val="both"/>
        <w:rPr>
          <w:rFonts w:cstheme="minorHAnsi"/>
          <w:sz w:val="24"/>
          <w:szCs w:val="24"/>
        </w:rPr>
      </w:pPr>
      <w:r>
        <w:rPr>
          <w:rFonts w:cstheme="minorHAnsi"/>
          <w:sz w:val="24"/>
          <w:szCs w:val="24"/>
        </w:rPr>
        <w:t>iv. Plan de Formación:</w:t>
      </w:r>
    </w:p>
    <w:p w14:paraId="44A0335C" w14:textId="1BBDA362" w:rsidR="004440CF" w:rsidRPr="00B57F85" w:rsidRDefault="004440CF" w:rsidP="00B57F85">
      <w:pPr>
        <w:pStyle w:val="Prrafodelista"/>
        <w:numPr>
          <w:ilvl w:val="0"/>
          <w:numId w:val="9"/>
        </w:numPr>
        <w:spacing w:before="100" w:beforeAutospacing="1" w:after="100" w:afterAutospacing="1" w:line="240" w:lineRule="auto"/>
        <w:jc w:val="both"/>
        <w:rPr>
          <w:rFonts w:cstheme="minorHAnsi"/>
          <w:sz w:val="24"/>
          <w:szCs w:val="24"/>
        </w:rPr>
      </w:pPr>
      <w:r w:rsidRPr="00B57F85">
        <w:rPr>
          <w:rFonts w:cstheme="minorHAnsi"/>
          <w:sz w:val="24"/>
          <w:szCs w:val="24"/>
        </w:rPr>
        <w:t>Oferta cursos y talleres</w:t>
      </w:r>
      <w:r w:rsidR="00B57F85" w:rsidRPr="00B57F85">
        <w:rPr>
          <w:rFonts w:cstheme="minorHAnsi"/>
          <w:sz w:val="24"/>
          <w:szCs w:val="24"/>
        </w:rPr>
        <w:t xml:space="preserve">: </w:t>
      </w:r>
      <w:r w:rsidR="00B57F85" w:rsidRPr="00B57F85">
        <w:rPr>
          <w:rFonts w:cstheme="minorHAnsi"/>
          <w:sz w:val="24"/>
          <w:szCs w:val="24"/>
          <w:highlight w:val="yellow"/>
        </w:rPr>
        <w:t>- falta agregar</w:t>
      </w:r>
    </w:p>
    <w:p w14:paraId="34129B4E" w14:textId="6CE7D897" w:rsidR="004440CF" w:rsidRPr="004440CF" w:rsidRDefault="004440CF" w:rsidP="004440CF">
      <w:pPr>
        <w:pStyle w:val="Prrafodelista"/>
        <w:numPr>
          <w:ilvl w:val="0"/>
          <w:numId w:val="9"/>
        </w:numPr>
        <w:spacing w:before="100" w:beforeAutospacing="1" w:after="100" w:afterAutospacing="1" w:line="240" w:lineRule="auto"/>
        <w:jc w:val="both"/>
        <w:rPr>
          <w:rFonts w:cstheme="minorHAnsi"/>
          <w:sz w:val="24"/>
          <w:szCs w:val="24"/>
        </w:rPr>
      </w:pPr>
      <w:r w:rsidRPr="004440CF">
        <w:rPr>
          <w:rFonts w:cstheme="minorHAnsi"/>
          <w:sz w:val="24"/>
          <w:szCs w:val="24"/>
        </w:rPr>
        <w:t>Diplomado</w:t>
      </w:r>
    </w:p>
    <w:p w14:paraId="75A763A3" w14:textId="22962EDC" w:rsidR="004440CF" w:rsidRPr="004440CF" w:rsidRDefault="004440CF" w:rsidP="004440CF">
      <w:pPr>
        <w:pStyle w:val="Prrafodelista"/>
        <w:numPr>
          <w:ilvl w:val="0"/>
          <w:numId w:val="9"/>
        </w:numPr>
        <w:spacing w:before="100" w:beforeAutospacing="1" w:after="100" w:afterAutospacing="1" w:line="240" w:lineRule="auto"/>
        <w:jc w:val="both"/>
        <w:rPr>
          <w:rFonts w:cstheme="minorHAnsi"/>
          <w:sz w:val="24"/>
          <w:szCs w:val="24"/>
        </w:rPr>
      </w:pPr>
      <w:r w:rsidRPr="004440CF">
        <w:rPr>
          <w:rFonts w:cstheme="minorHAnsi"/>
          <w:sz w:val="24"/>
          <w:szCs w:val="24"/>
        </w:rPr>
        <w:t>Proyectos de innovación e investigación en docencia</w:t>
      </w:r>
    </w:p>
    <w:p w14:paraId="24FCDA40" w14:textId="77777777" w:rsidR="004440CF" w:rsidRPr="00B71A43" w:rsidRDefault="004440CF" w:rsidP="004440CF">
      <w:pPr>
        <w:spacing w:before="100" w:beforeAutospacing="1" w:after="100" w:afterAutospacing="1" w:line="240" w:lineRule="auto"/>
        <w:jc w:val="both"/>
        <w:rPr>
          <w:rFonts w:cstheme="minorHAnsi"/>
          <w:sz w:val="24"/>
          <w:szCs w:val="24"/>
        </w:rPr>
      </w:pPr>
    </w:p>
    <w:sectPr w:rsidR="004440CF" w:rsidRPr="00B71A4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a Infante Espínola" w:date="2026-04-23T16:07:00Z" w:initials="FIE">
    <w:p w14:paraId="45BC06BA" w14:textId="77777777" w:rsidR="00807B9D" w:rsidRDefault="00807B9D">
      <w:pPr>
        <w:pStyle w:val="Textocomentario"/>
      </w:pPr>
      <w:r>
        <w:rPr>
          <w:rStyle w:val="Refdecomentario"/>
        </w:rPr>
        <w:annotationRef/>
      </w:r>
      <w:r>
        <w:t>Producto 3</w:t>
      </w:r>
    </w:p>
  </w:comment>
  <w:comment w:id="1" w:author="Francisca Infante Espínola" w:date="2026-04-23T16:06:00Z" w:initials="FIE">
    <w:p w14:paraId="595AE2EA" w14:textId="77777777" w:rsidR="00807B9D" w:rsidRDefault="00807B9D">
      <w:pPr>
        <w:pStyle w:val="Textocomentario"/>
      </w:pPr>
      <w:r>
        <w:rPr>
          <w:rStyle w:val="Refdecomentario"/>
        </w:rPr>
        <w:annotationRef/>
      </w:r>
      <w:r>
        <w:t>Producto 1 o 2</w:t>
      </w:r>
    </w:p>
  </w:comment>
  <w:comment w:id="2" w:author="Francisca Infante Espínola" w:date="2026-04-23T15:52:00Z" w:initials="FIE">
    <w:p w14:paraId="0EC00094" w14:textId="77777777" w:rsidR="000B7871" w:rsidRDefault="000B7871">
      <w:pPr>
        <w:pStyle w:val="Textocomentario"/>
      </w:pPr>
      <w:r>
        <w:rPr>
          <w:rStyle w:val="Refdecomentario"/>
        </w:rPr>
        <w:annotationRef/>
      </w:r>
      <w:r>
        <w:t>Primera entrega</w:t>
      </w:r>
    </w:p>
  </w:comment>
  <w:comment w:id="19" w:author="Francisca Infante Espínola" w:date="2026-04-23T16:08:00Z" w:initials="FIE">
    <w:p w14:paraId="76E2F1DF" w14:textId="77777777" w:rsidR="00807B9D" w:rsidRDefault="00807B9D">
      <w:pPr>
        <w:pStyle w:val="Textocomentario"/>
      </w:pPr>
      <w:r>
        <w:rPr>
          <w:rStyle w:val="Refdecomentario"/>
        </w:rPr>
        <w:annotationRef/>
      </w:r>
      <w:r>
        <w:t>Cuarto producto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BC06BA" w15:done="0"/>
  <w15:commentEx w15:paraId="595AE2EA" w15:done="0"/>
  <w15:commentEx w15:paraId="0EC00094" w15:done="0"/>
  <w15:commentEx w15:paraId="76E2F1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BC06BA" w16cid:durableId="45BC06BA"/>
  <w16cid:commentId w16cid:paraId="595AE2EA" w16cid:durableId="595AE2EA"/>
  <w16cid:commentId w16cid:paraId="0EC00094" w16cid:durableId="0EC00094"/>
  <w16cid:commentId w16cid:paraId="76E2F1DF" w16cid:durableId="76E2F1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1C4E"/>
    <w:multiLevelType w:val="multilevel"/>
    <w:tmpl w:val="FFBEA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D7C80"/>
    <w:multiLevelType w:val="hybridMultilevel"/>
    <w:tmpl w:val="AA60D8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E007363"/>
    <w:multiLevelType w:val="multilevel"/>
    <w:tmpl w:val="E5D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72C49"/>
    <w:multiLevelType w:val="multilevel"/>
    <w:tmpl w:val="416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91F5B"/>
    <w:multiLevelType w:val="multilevel"/>
    <w:tmpl w:val="3A6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604FF"/>
    <w:multiLevelType w:val="multilevel"/>
    <w:tmpl w:val="9DA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46BA8"/>
    <w:multiLevelType w:val="multilevel"/>
    <w:tmpl w:val="902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F2936"/>
    <w:multiLevelType w:val="multilevel"/>
    <w:tmpl w:val="61E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C15D7"/>
    <w:multiLevelType w:val="multilevel"/>
    <w:tmpl w:val="3E2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091730">
    <w:abstractNumId w:val="0"/>
  </w:num>
  <w:num w:numId="2" w16cid:durableId="328096738">
    <w:abstractNumId w:val="5"/>
  </w:num>
  <w:num w:numId="3" w16cid:durableId="1190922100">
    <w:abstractNumId w:val="3"/>
  </w:num>
  <w:num w:numId="4" w16cid:durableId="172457734">
    <w:abstractNumId w:val="8"/>
  </w:num>
  <w:num w:numId="5" w16cid:durableId="1164668898">
    <w:abstractNumId w:val="7"/>
  </w:num>
  <w:num w:numId="6" w16cid:durableId="1297417345">
    <w:abstractNumId w:val="2"/>
  </w:num>
  <w:num w:numId="7" w16cid:durableId="241646619">
    <w:abstractNumId w:val="6"/>
  </w:num>
  <w:num w:numId="8" w16cid:durableId="731276796">
    <w:abstractNumId w:val="4"/>
  </w:num>
  <w:num w:numId="9" w16cid:durableId="13476377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Infante Espínola">
    <w15:presenceInfo w15:providerId="AD" w15:userId="S-1-5-21-542040810-1751533936-1609955043-136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A43"/>
    <w:rsid w:val="000B7871"/>
    <w:rsid w:val="00185956"/>
    <w:rsid w:val="001877A2"/>
    <w:rsid w:val="00237BE9"/>
    <w:rsid w:val="00431C76"/>
    <w:rsid w:val="004440CF"/>
    <w:rsid w:val="00475A49"/>
    <w:rsid w:val="005E5442"/>
    <w:rsid w:val="00602E94"/>
    <w:rsid w:val="006419DE"/>
    <w:rsid w:val="00792CDF"/>
    <w:rsid w:val="00807B9D"/>
    <w:rsid w:val="00B011A6"/>
    <w:rsid w:val="00B57F85"/>
    <w:rsid w:val="00B71A43"/>
    <w:rsid w:val="00CD559F"/>
    <w:rsid w:val="00D66CD9"/>
    <w:rsid w:val="00D81F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9EE6"/>
  <w15:chartTrackingRefBased/>
  <w15:docId w15:val="{6ECECEC3-5274-4C18-AA2C-C9E7CB10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1A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B71A43"/>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B71A43"/>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A43"/>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B71A43"/>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B71A43"/>
    <w:rPr>
      <w:rFonts w:ascii="Times New Roman" w:eastAsia="Times New Roman" w:hAnsi="Times New Roman" w:cs="Times New Roman"/>
      <w:b/>
      <w:bCs/>
      <w:sz w:val="27"/>
      <w:szCs w:val="27"/>
      <w:lang w:eastAsia="es-CL"/>
    </w:rPr>
  </w:style>
  <w:style w:type="character" w:styleId="Fuerte">
    <w:name w:val="Strong"/>
    <w:basedOn w:val="Fuentedeprrafopredeter"/>
    <w:uiPriority w:val="22"/>
    <w:qFormat/>
    <w:rsid w:val="00B71A43"/>
    <w:rPr>
      <w:b/>
      <w:bCs/>
    </w:rPr>
  </w:style>
  <w:style w:type="paragraph" w:styleId="NormalWeb">
    <w:name w:val="Normal (Web)"/>
    <w:basedOn w:val="Normal"/>
    <w:uiPriority w:val="99"/>
    <w:semiHidden/>
    <w:unhideWhenUsed/>
    <w:rsid w:val="00B71A43"/>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Textodeglobo">
    <w:name w:val="Balloon Text"/>
    <w:basedOn w:val="Normal"/>
    <w:link w:val="TextodegloboCar"/>
    <w:uiPriority w:val="99"/>
    <w:semiHidden/>
    <w:unhideWhenUsed/>
    <w:rsid w:val="00D81F9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1F93"/>
    <w:rPr>
      <w:rFonts w:ascii="Segoe UI" w:hAnsi="Segoe UI" w:cs="Segoe UI"/>
      <w:sz w:val="18"/>
      <w:szCs w:val="18"/>
    </w:rPr>
  </w:style>
  <w:style w:type="character" w:styleId="Refdecomentario">
    <w:name w:val="annotation reference"/>
    <w:basedOn w:val="Fuentedeprrafopredeter"/>
    <w:uiPriority w:val="99"/>
    <w:semiHidden/>
    <w:unhideWhenUsed/>
    <w:rsid w:val="000B7871"/>
    <w:rPr>
      <w:sz w:val="16"/>
      <w:szCs w:val="16"/>
    </w:rPr>
  </w:style>
  <w:style w:type="paragraph" w:styleId="Textocomentario">
    <w:name w:val="annotation text"/>
    <w:basedOn w:val="Normal"/>
    <w:link w:val="TextocomentarioCar"/>
    <w:uiPriority w:val="99"/>
    <w:semiHidden/>
    <w:unhideWhenUsed/>
    <w:rsid w:val="000B78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B7871"/>
    <w:rPr>
      <w:sz w:val="20"/>
      <w:szCs w:val="20"/>
    </w:rPr>
  </w:style>
  <w:style w:type="paragraph" w:styleId="Asuntodelcomentario">
    <w:name w:val="annotation subject"/>
    <w:basedOn w:val="Textocomentario"/>
    <w:next w:val="Textocomentario"/>
    <w:link w:val="AsuntodelcomentarioCar"/>
    <w:uiPriority w:val="99"/>
    <w:semiHidden/>
    <w:unhideWhenUsed/>
    <w:rsid w:val="000B7871"/>
    <w:rPr>
      <w:b/>
      <w:bCs/>
    </w:rPr>
  </w:style>
  <w:style w:type="character" w:customStyle="1" w:styleId="AsuntodelcomentarioCar">
    <w:name w:val="Asunto del comentario Car"/>
    <w:basedOn w:val="TextocomentarioCar"/>
    <w:link w:val="Asuntodelcomentario"/>
    <w:uiPriority w:val="99"/>
    <w:semiHidden/>
    <w:rsid w:val="000B7871"/>
    <w:rPr>
      <w:b/>
      <w:bCs/>
      <w:sz w:val="20"/>
      <w:szCs w:val="20"/>
    </w:rPr>
  </w:style>
  <w:style w:type="character" w:styleId="Hipervnculo">
    <w:name w:val="Hyperlink"/>
    <w:basedOn w:val="Fuentedeprrafopredeter"/>
    <w:uiPriority w:val="99"/>
    <w:unhideWhenUsed/>
    <w:rsid w:val="004440CF"/>
    <w:rPr>
      <w:color w:val="0563C1" w:themeColor="hyperlink"/>
      <w:u w:val="single"/>
    </w:rPr>
  </w:style>
  <w:style w:type="paragraph" w:styleId="Prrafodelista">
    <w:name w:val="List Paragraph"/>
    <w:basedOn w:val="Normal"/>
    <w:uiPriority w:val="34"/>
    <w:qFormat/>
    <w:rsid w:val="004440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9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drive.google.com/drive/u/0/folders/1lJwsvSX4TuKSxi-MoymxGhF0R59lWDy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ucentral.cl/universidad/autoridades/vicerrectoria-academica/jerarquizacion-academic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central.cl/wp-content/uploads/2025/12/PEI-implementacion-ISBN-interactivo.pdf" TargetMode="External"/><Relationship Id="rId4" Type="http://schemas.openxmlformats.org/officeDocument/2006/relationships/settings" Target="settings.xml"/><Relationship Id="rId9" Type="http://schemas.openxmlformats.org/officeDocument/2006/relationships/hyperlink" Target="https://www.ucentral.cl/wp-content/uploads/2025/12/PEI-implementacion-ISBN-interactivo.pdf" TargetMode="Externa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12E8C-AA0D-452B-A36E-ADC77F54B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1224</Words>
  <Characters>6732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Infante Espínola</dc:creator>
  <cp:keywords/>
  <dc:description/>
  <cp:lastModifiedBy>Daniela Prieto</cp:lastModifiedBy>
  <cp:revision>2</cp:revision>
  <cp:lastPrinted>2026-04-17T20:41:00Z</cp:lastPrinted>
  <dcterms:created xsi:type="dcterms:W3CDTF">2026-05-09T19:06:00Z</dcterms:created>
  <dcterms:modified xsi:type="dcterms:W3CDTF">2026-05-09T19:06:00Z</dcterms:modified>
</cp:coreProperties>
</file>